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spacing w:before="322" w:after="322"/>
      </w:pPr>
      <w:del w:id="0" w:date="2026-04-20T20:22:23Z" w:author="Ishani Mitra">
        <w:r>
          <w:rPr>
            <w:rFonts w:ascii="Aptos Display" w:cs="Aptos Display" w:hAnsi="Aptos Display" w:eastAsia="Aptos Display"/>
            <w:i w:val="1"/>
            <w:iCs w:val="1"/>
            <w:caps w:val="0"/>
            <w:smallCaps w:val="0"/>
            <w:outline w:val="0"/>
            <w:color w:val="a6a6a6"/>
            <w:sz w:val="48"/>
            <w:szCs w:val="48"/>
            <w:u w:color="a6a6a6"/>
            <w:rtl w:val="0"/>
            <w:lang w:val="en-US"/>
            <w14:textFill>
              <w14:solidFill>
                <w14:srgbClr w14:val="A6A6A6"/>
              </w14:solidFill>
            </w14:textFill>
          </w:rPr>
          <w:delText>[Template]</w:delText>
        </w:r>
      </w:del>
    </w:p>
    <w:p>
      <w:pPr>
        <w:pStyle w:val="Heading"/>
        <w:spacing w:before="322" w:after="322"/>
      </w:pPr>
      <w:r>
        <w:rPr>
          <w:rFonts w:ascii="Aptos Display" w:cs="Aptos Display" w:hAnsi="Aptos Display" w:eastAsia="Aptos Display"/>
          <w:b w:val="1"/>
          <w:bCs w:val="1"/>
          <w:sz w:val="48"/>
          <w:szCs w:val="48"/>
          <w:rtl w:val="0"/>
          <w:lang w:val="en-US"/>
        </w:rPr>
        <w:t>Project Planning &amp; Management Document</w:t>
      </w:r>
    </w:p>
    <w:p>
      <w:pPr>
        <w:pStyle w:val="Heading 3"/>
        <w:spacing w:before="281" w:after="281"/>
      </w:pPr>
      <w:r>
        <w:rPr>
          <w:rFonts w:ascii="Aptos Display" w:cs="Aptos Display" w:hAnsi="Aptos Display" w:eastAsia="Aptos Display"/>
          <w:b w:val="1"/>
          <w:bCs w:val="1"/>
          <w:rtl w:val="0"/>
          <w:lang w:val="en-US"/>
        </w:rPr>
        <w:t>1. Project Overview</w:t>
      </w:r>
    </w:p>
    <w:p>
      <w:pPr>
        <w:pStyle w:val="List Paragraph"/>
        <w:numPr>
          <w:ilvl w:val="0"/>
          <w:numId w:val="2"/>
        </w:numPr>
        <w:bidi w:val="0"/>
        <w:spacing w:after="0"/>
        <w:ind w:right="0"/>
        <w:jc w:val="left"/>
        <w:rPr>
          <w:i w:val="1"/>
          <w:iCs w:val="1"/>
          <w:outline w:val="0"/>
          <w:color w:val="7f7f7f"/>
          <w:rtl w:val="0"/>
          <w:lang w:val="en-US"/>
          <w14:textFill>
            <w14:solidFill>
              <w14:srgbClr w14:val="7F7F7F"/>
            </w14:solidFill>
          </w14:textFill>
        </w:rPr>
      </w:pPr>
      <w:r>
        <w:rPr>
          <w:i w:val="1"/>
          <w:iCs w:val="1"/>
          <w:outline w:val="0"/>
          <w:color w:val="7f7f7f"/>
          <w:u w:color="7f7f7f"/>
          <w:rtl w:val="0"/>
          <w:lang w:val="en-US"/>
          <w14:textFill>
            <w14:solidFill>
              <w14:srgbClr w14:val="7F7F7F"/>
            </w14:solidFill>
          </w14:textFill>
        </w:rPr>
        <w:t xml:space="preserve">Project Title </w:t>
      </w:r>
      <w:ins w:id="1" w:date="2026-04-20T20:19:23Z" w:author="Ishani Mitra">
        <w:r>
          <w:rPr>
            <w:i w:val="1"/>
            <w:iCs w:val="1"/>
            <w:outline w:val="0"/>
            <w:color w:val="7f7f7f"/>
            <w:u w:color="7f7f7f"/>
            <w:rtl w:val="0"/>
            <w:lang w:val="en-US"/>
            <w14:textFill>
              <w14:solidFill>
                <w14:srgbClr w14:val="7F7F7F"/>
              </w14:solidFill>
            </w14:textFill>
          </w:rPr>
          <w:t>- Project Pascal</w:t>
        </w:r>
      </w:ins>
    </w:p>
    <w:p>
      <w:pPr>
        <w:pStyle w:val="List Paragraph"/>
        <w:numPr>
          <w:ilvl w:val="0"/>
          <w:numId w:val="2"/>
        </w:numPr>
        <w:bidi w:val="0"/>
        <w:spacing w:after="0"/>
        <w:ind w:right="0"/>
        <w:jc w:val="left"/>
        <w:rPr>
          <w:i w:val="1"/>
          <w:iCs w:val="1"/>
          <w:outline w:val="0"/>
          <w:color w:val="7f7f7f"/>
          <w:rtl w:val="0"/>
          <w:lang w:val="en-US"/>
          <w14:textFill>
            <w14:solidFill>
              <w14:srgbClr w14:val="7F7F7F"/>
            </w14:solidFill>
          </w14:textFill>
        </w:rPr>
      </w:pPr>
      <w:r>
        <w:rPr>
          <w:i w:val="1"/>
          <w:iCs w:val="1"/>
          <w:outline w:val="0"/>
          <w:color w:val="7f7f7f"/>
          <w:u w:color="7f7f7f"/>
          <w:rtl w:val="0"/>
          <w:lang w:val="en-US"/>
          <w14:textFill>
            <w14:solidFill>
              <w14:srgbClr w14:val="7F7F7F"/>
            </w14:solidFill>
          </w14:textFill>
        </w:rPr>
        <w:t>Team Members &amp; Roles</w:t>
      </w:r>
    </w:p>
    <w:p>
      <w:pPr>
        <w:pStyle w:val="List Paragraph"/>
        <w:numPr>
          <w:ilvl w:val="0"/>
          <w:numId w:val="2"/>
        </w:numPr>
        <w:bidi w:val="0"/>
        <w:spacing w:after="0"/>
        <w:ind w:right="0"/>
        <w:jc w:val="left"/>
        <w:rPr>
          <w:i w:val="1"/>
          <w:iCs w:val="1"/>
          <w:outline w:val="0"/>
          <w:color w:val="7f7f7f"/>
          <w:rtl w:val="0"/>
          <w:lang w:val="en-US"/>
          <w14:textFill>
            <w14:solidFill>
              <w14:srgbClr w14:val="7F7F7F"/>
            </w14:solidFill>
          </w14:textFill>
        </w:rPr>
      </w:pPr>
      <w:del w:id="2" w:date="2026-04-20T20:27:15Z" w:author="Ishani Mitra">
        <w:r>
          <w:rPr>
            <w:i w:val="1"/>
            <w:iCs w:val="1"/>
            <w:outline w:val="0"/>
            <w:color w:val="7f7f7f"/>
            <w:u w:color="7f7f7f"/>
            <w:rtl w:val="0"/>
            <w:lang w:val="en-US"/>
            <w14:textFill>
              <w14:solidFill>
                <w14:srgbClr w14:val="7F7F7F"/>
              </w14:solidFill>
            </w14:textFill>
          </w:rPr>
          <w:delText xml:space="preserve"> </w:delText>
        </w:r>
      </w:del>
    </w:p>
    <w:p>
      <w:pPr>
        <w:pStyle w:val="List Paragraph"/>
        <w:numPr>
          <w:ilvl w:val="0"/>
          <w:numId w:val="2"/>
        </w:numPr>
        <w:bidi w:val="0"/>
        <w:spacing w:after="0"/>
        <w:ind w:right="0"/>
        <w:jc w:val="left"/>
        <w:rPr>
          <w:i w:val="1"/>
          <w:iCs w:val="1"/>
          <w:outline w:val="0"/>
          <w:color w:val="7f7f7f"/>
          <w:rtl w:val="0"/>
          <w:lang w:val="en-US"/>
          <w14:textFill>
            <w14:solidFill>
              <w14:srgbClr w14:val="7F7F7F"/>
            </w14:solidFill>
          </w14:textFill>
        </w:rPr>
      </w:pPr>
      <w:r>
        <w:rPr>
          <w:i w:val="1"/>
          <w:iCs w:val="1"/>
          <w:outline w:val="0"/>
          <w:color w:val="7f7f7f"/>
          <w:u w:color="7f7f7f"/>
          <w:rtl w:val="0"/>
          <w:lang w:val="en-US"/>
          <w14:textFill>
            <w14:solidFill>
              <w14:srgbClr w14:val="7F7F7F"/>
            </w14:solidFill>
          </w14:textFill>
        </w:rPr>
        <w:t>Brief Description (2</w:t>
      </w:r>
      <w:r>
        <w:rPr>
          <w:i w:val="1"/>
          <w:iCs w:val="1"/>
          <w:outline w:val="0"/>
          <w:color w:val="7f7f7f"/>
          <w:u w:color="7f7f7f"/>
          <w:rtl w:val="0"/>
          <w:lang w:val="en-US"/>
          <w14:textFill>
            <w14:solidFill>
              <w14:srgbClr w14:val="7F7F7F"/>
            </w14:solidFill>
          </w14:textFill>
        </w:rPr>
        <w:t>–</w:t>
      </w:r>
      <w:r>
        <w:rPr>
          <w:i w:val="1"/>
          <w:iCs w:val="1"/>
          <w:outline w:val="0"/>
          <w:color w:val="7f7f7f"/>
          <w:u w:color="7f7f7f"/>
          <w:rtl w:val="0"/>
          <w:lang w:val="en-US"/>
          <w14:textFill>
            <w14:solidFill>
              <w14:srgbClr w14:val="7F7F7F"/>
            </w14:solidFill>
          </w14:textFill>
        </w:rPr>
        <w:t xml:space="preserve">3 lines) </w:t>
      </w:r>
    </w:p>
    <w:p>
      <w:pPr>
        <w:pStyle w:val="Body"/>
      </w:pPr>
    </w:p>
    <w:p>
      <w:pPr>
        <w:pStyle w:val="Heading 3"/>
        <w:spacing w:before="281" w:after="281"/>
      </w:pPr>
      <w:r>
        <w:rPr>
          <w:rFonts w:ascii="Aptos Display" w:cs="Aptos Display" w:hAnsi="Aptos Display" w:eastAsia="Aptos Display"/>
          <w:b w:val="1"/>
          <w:bCs w:val="1"/>
          <w:rtl w:val="0"/>
          <w:lang w:val="en-US"/>
        </w:rPr>
        <w:t>2. Team Roles &amp; Responsibilities</w:t>
      </w:r>
    </w:p>
    <w:tbl>
      <w:tblPr>
        <w:tblW w:w="9383"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690"/>
        <w:gridCol w:w="1923"/>
        <w:gridCol w:w="4770"/>
      </w:tblGrid>
      <w:tr>
        <w:tblPrEx>
          <w:shd w:val="clear" w:color="auto" w:fill="cad1d7"/>
        </w:tblPrEx>
        <w:trPr>
          <w:trHeight w:val="310" w:hRule="atLeast"/>
        </w:trPr>
        <w:tc>
          <w:tcPr>
            <w:tcW w:type="dxa" w:w="2690"/>
            <w:tcBorders>
              <w:top w:val="single" w:color="000000" w:sz="12" w:space="0" w:shadow="0" w:frame="0"/>
              <w:left w:val="single" w:color="000000" w:sz="12" w:space="0" w:shadow="0" w:frame="0"/>
              <w:bottom w:val="single" w:color="000000" w:sz="12" w:space="0" w:shadow="0" w:frame="0"/>
              <w:right w:val="single" w:color="000000" w:sz="12" w:space="0" w:shadow="0" w:frame="0"/>
            </w:tcBorders>
            <w:shd w:val="clear" w:color="auto" w:fill="auto"/>
            <w:tcMar>
              <w:top w:type="dxa" w:w="80"/>
              <w:left w:type="dxa" w:w="80"/>
              <w:bottom w:type="dxa" w:w="80"/>
              <w:right w:type="dxa" w:w="80"/>
            </w:tcMar>
            <w:vAlign w:val="center"/>
          </w:tcPr>
          <w:p>
            <w:pPr>
              <w:pStyle w:val="Body"/>
              <w:spacing w:after="0"/>
              <w:jc w:val="center"/>
            </w:pPr>
            <w:r>
              <w:rPr>
                <w:rFonts w:ascii="Aptos Display" w:cs="Aptos Display" w:hAnsi="Aptos Display" w:eastAsia="Aptos Display"/>
                <w:b w:val="1"/>
                <w:bCs w:val="1"/>
                <w:shd w:val="nil" w:color="auto" w:fill="auto"/>
                <w:rtl w:val="0"/>
                <w:lang w:val="en-US"/>
              </w:rPr>
              <w:t>Member Name</w:t>
            </w:r>
          </w:p>
        </w:tc>
        <w:tc>
          <w:tcPr>
            <w:tcW w:type="dxa" w:w="1922"/>
            <w:tcBorders>
              <w:top w:val="single" w:color="000000" w:sz="12" w:space="0" w:shadow="0" w:frame="0"/>
              <w:left w:val="single" w:color="000000" w:sz="12" w:space="0" w:shadow="0" w:frame="0"/>
              <w:bottom w:val="single" w:color="000000" w:sz="12" w:space="0" w:shadow="0" w:frame="0"/>
              <w:right w:val="single" w:color="000000" w:sz="12" w:space="0" w:shadow="0" w:frame="0"/>
            </w:tcBorders>
            <w:shd w:val="clear" w:color="auto" w:fill="auto"/>
            <w:tcMar>
              <w:top w:type="dxa" w:w="80"/>
              <w:left w:type="dxa" w:w="80"/>
              <w:bottom w:type="dxa" w:w="80"/>
              <w:right w:type="dxa" w:w="80"/>
            </w:tcMar>
            <w:vAlign w:val="center"/>
          </w:tcPr>
          <w:p>
            <w:pPr>
              <w:pStyle w:val="Body"/>
              <w:spacing w:after="0"/>
              <w:jc w:val="center"/>
            </w:pPr>
            <w:r>
              <w:rPr>
                <w:rFonts w:ascii="Aptos Display" w:cs="Aptos Display" w:hAnsi="Aptos Display" w:eastAsia="Aptos Display"/>
                <w:b w:val="1"/>
                <w:bCs w:val="1"/>
                <w:shd w:val="nil" w:color="auto" w:fill="auto"/>
                <w:rtl w:val="0"/>
                <w:lang w:val="en-US"/>
              </w:rPr>
              <w:t>Role</w:t>
            </w:r>
          </w:p>
        </w:tc>
        <w:tc>
          <w:tcPr>
            <w:tcW w:type="dxa" w:w="4770"/>
            <w:tcBorders>
              <w:top w:val="single" w:color="000000" w:sz="12" w:space="0" w:shadow="0" w:frame="0"/>
              <w:left w:val="single" w:color="000000" w:sz="12" w:space="0" w:shadow="0" w:frame="0"/>
              <w:bottom w:val="single" w:color="000000" w:sz="12" w:space="0" w:shadow="0" w:frame="0"/>
              <w:right w:val="single" w:color="000000" w:sz="12" w:space="0" w:shadow="0" w:frame="0"/>
            </w:tcBorders>
            <w:shd w:val="clear" w:color="auto" w:fill="auto"/>
            <w:tcMar>
              <w:top w:type="dxa" w:w="80"/>
              <w:left w:type="dxa" w:w="80"/>
              <w:bottom w:type="dxa" w:w="80"/>
              <w:right w:type="dxa" w:w="80"/>
            </w:tcMar>
            <w:vAlign w:val="center"/>
          </w:tcPr>
          <w:p>
            <w:pPr>
              <w:pStyle w:val="Body"/>
              <w:spacing w:after="0"/>
              <w:jc w:val="center"/>
            </w:pPr>
            <w:r>
              <w:rPr>
                <w:rFonts w:ascii="Aptos Display" w:cs="Aptos Display" w:hAnsi="Aptos Display" w:eastAsia="Aptos Display"/>
                <w:b w:val="1"/>
                <w:bCs w:val="1"/>
                <w:shd w:val="nil" w:color="auto" w:fill="auto"/>
                <w:rtl w:val="0"/>
                <w:lang w:val="en-US"/>
              </w:rPr>
              <w:t>Responsibilities</w:t>
            </w:r>
          </w:p>
        </w:tc>
      </w:tr>
      <w:tr>
        <w:tblPrEx>
          <w:shd w:val="clear" w:color="auto" w:fill="cad1d7"/>
        </w:tblPrEx>
        <w:trPr>
          <w:trHeight w:val="1286" w:hRule="atLeast"/>
        </w:trPr>
        <w:tc>
          <w:tcPr>
            <w:tcW w:type="dxa" w:w="2690"/>
            <w:tcBorders>
              <w:top w:val="single" w:color="000000" w:sz="12" w:space="0" w:shadow="0" w:frame="0"/>
              <w:left w:val="single" w:color="000000" w:sz="12" w:space="0" w:shadow="0" w:frame="0"/>
              <w:bottom w:val="single" w:color="000000" w:sz="12" w:space="0" w:shadow="0" w:frame="0"/>
              <w:right w:val="single" w:color="000000" w:sz="12"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160" w:line="279" w:lineRule="auto"/>
              <w:ind w:left="0" w:right="0" w:firstLine="0"/>
              <w:jc w:val="left"/>
              <w:outlineLvl w:val="9"/>
              <w:rPr>
                <w:rtl w:val="0"/>
              </w:rPr>
            </w:pPr>
            <w:r>
              <w:rPr>
                <w:rFonts w:ascii="Aptos Display" w:cs="Aptos Display" w:hAnsi="Aptos Display" w:eastAsia="Aptos Display"/>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Ishani</w:t>
            </w:r>
          </w:p>
        </w:tc>
        <w:tc>
          <w:tcPr>
            <w:tcW w:type="dxa" w:w="1922"/>
            <w:tcBorders>
              <w:top w:val="single" w:color="000000" w:sz="12" w:space="0" w:shadow="0" w:frame="0"/>
              <w:left w:val="single" w:color="000000" w:sz="12" w:space="0" w:shadow="0" w:frame="0"/>
              <w:bottom w:val="single" w:color="000000" w:sz="12" w:space="0" w:shadow="0" w:frame="0"/>
              <w:right w:val="single" w:color="000000" w:sz="12"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160" w:line="279" w:lineRule="auto"/>
              <w:ind w:left="0" w:right="0" w:firstLine="0"/>
              <w:jc w:val="left"/>
              <w:outlineLvl w:val="9"/>
              <w:rPr>
                <w:rtl w:val="0"/>
              </w:rPr>
            </w:pPr>
            <w:r>
              <w:rPr>
                <w:rFonts w:ascii="Aptos Display" w:cs="Aptos Display" w:hAnsi="Aptos Display" w:eastAsia="Aptos Display"/>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Software, electronics, documentation</w:t>
            </w:r>
          </w:p>
        </w:tc>
        <w:tc>
          <w:tcPr>
            <w:tcW w:type="dxa" w:w="4770"/>
            <w:tcBorders>
              <w:top w:val="single" w:color="000000" w:sz="12" w:space="0" w:shadow="0" w:frame="0"/>
              <w:left w:val="single" w:color="000000" w:sz="12" w:space="0" w:shadow="0" w:frame="0"/>
              <w:bottom w:val="single" w:color="000000" w:sz="12" w:space="0" w:shadow="0" w:frame="0"/>
              <w:right w:val="single" w:color="000000" w:sz="12"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160" w:line="279" w:lineRule="auto"/>
              <w:ind w:left="0" w:right="0" w:firstLine="0"/>
              <w:jc w:val="left"/>
              <w:outlineLvl w:val="9"/>
              <w:rPr>
                <w:rtl w:val="0"/>
              </w:rPr>
            </w:pPr>
            <w:r>
              <w:rPr>
                <w:rFonts w:ascii="Aptos Display" w:cs="Aptos Display" w:hAnsi="Aptos Display" w:eastAsia="Aptos Display"/>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Coding everything, making all the circuits, figuring out all the logic, circuit diagram, assembly, documenting timelapses of experimenting, testing and working</w:t>
            </w:r>
          </w:p>
        </w:tc>
      </w:tr>
      <w:tr>
        <w:tblPrEx>
          <w:shd w:val="clear" w:color="auto" w:fill="cad1d7"/>
        </w:tblPrEx>
        <w:trPr>
          <w:trHeight w:val="2263" w:hRule="atLeast"/>
        </w:trPr>
        <w:tc>
          <w:tcPr>
            <w:tcW w:type="dxa" w:w="2690"/>
            <w:tcBorders>
              <w:top w:val="single" w:color="000000" w:sz="12" w:space="0" w:shadow="0" w:frame="0"/>
              <w:left w:val="single" w:color="000000" w:sz="12" w:space="0" w:shadow="0" w:frame="0"/>
              <w:bottom w:val="single" w:color="000000" w:sz="12" w:space="0" w:shadow="0" w:frame="0"/>
              <w:right w:val="single" w:color="000000" w:sz="12"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160" w:line="279" w:lineRule="auto"/>
              <w:ind w:left="0" w:right="0" w:firstLine="0"/>
              <w:jc w:val="left"/>
              <w:outlineLvl w:val="9"/>
              <w:rPr>
                <w:rtl w:val="0"/>
              </w:rPr>
            </w:pPr>
            <w:r>
              <w:rPr>
                <w:rFonts w:ascii="Aptos Display" w:cs="Aptos Display" w:hAnsi="Aptos Display" w:eastAsia="Aptos Display"/>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Raksha</w:t>
            </w:r>
          </w:p>
        </w:tc>
        <w:tc>
          <w:tcPr>
            <w:tcW w:type="dxa" w:w="1922"/>
            <w:tcBorders>
              <w:top w:val="single" w:color="000000" w:sz="12" w:space="0" w:shadow="0" w:frame="0"/>
              <w:left w:val="single" w:color="000000" w:sz="12" w:space="0" w:shadow="0" w:frame="0"/>
              <w:bottom w:val="single" w:color="000000" w:sz="12" w:space="0" w:shadow="0" w:frame="0"/>
              <w:right w:val="single" w:color="000000" w:sz="12"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160" w:line="279" w:lineRule="auto"/>
              <w:ind w:left="0" w:right="0" w:firstLine="0"/>
              <w:jc w:val="left"/>
              <w:outlineLvl w:val="9"/>
              <w:rPr>
                <w:rtl w:val="0"/>
              </w:rPr>
            </w:pPr>
            <w:r>
              <w:rPr>
                <w:rFonts w:ascii="Aptos Display" w:cs="Aptos Display" w:hAnsi="Aptos Display" w:eastAsia="Aptos Display"/>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External Models and props, helping with code and circuit, documenting, PPT</w:t>
            </w:r>
          </w:p>
        </w:tc>
        <w:tc>
          <w:tcPr>
            <w:tcW w:type="dxa" w:w="4770"/>
            <w:tcBorders>
              <w:top w:val="single" w:color="000000" w:sz="12" w:space="0" w:shadow="0" w:frame="0"/>
              <w:left w:val="single" w:color="000000" w:sz="12" w:space="0" w:shadow="0" w:frame="0"/>
              <w:bottom w:val="single" w:color="000000" w:sz="12" w:space="0" w:shadow="0" w:frame="0"/>
              <w:right w:val="single" w:color="000000" w:sz="12"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160" w:line="279" w:lineRule="auto"/>
              <w:ind w:left="0" w:right="0" w:firstLine="0"/>
              <w:jc w:val="left"/>
              <w:outlineLvl w:val="9"/>
              <w:rPr>
                <w:rtl w:val="0"/>
              </w:rPr>
            </w:pPr>
            <w:r>
              <w:rPr>
                <w:rFonts w:ascii="Aptos Display" w:cs="Aptos Display" w:hAnsi="Aptos Display" w:eastAsia="Aptos Display"/>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Make the hardware of the model (foam board, soldering, cutting, joinery), help ishani with debugging anything, assembly, documenting timelapses of experimenting, testing and working, making the video and ppt</w:t>
            </w:r>
          </w:p>
        </w:tc>
      </w:tr>
      <w:tr>
        <w:tblPrEx>
          <w:shd w:val="clear" w:color="auto" w:fill="cad1d7"/>
        </w:tblPrEx>
        <w:trPr>
          <w:trHeight w:val="636" w:hRule="atLeast"/>
        </w:trPr>
        <w:tc>
          <w:tcPr>
            <w:tcW w:type="dxa" w:w="2690"/>
            <w:tcBorders>
              <w:top w:val="single" w:color="000000" w:sz="12" w:space="0" w:shadow="0" w:frame="0"/>
              <w:left w:val="single" w:color="000000" w:sz="12" w:space="0" w:shadow="0" w:frame="0"/>
              <w:bottom w:val="single" w:color="000000" w:sz="12" w:space="0" w:shadow="0" w:frame="0"/>
              <w:right w:val="single" w:color="000000" w:sz="12"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160" w:line="279" w:lineRule="auto"/>
              <w:ind w:left="0" w:right="0" w:firstLine="0"/>
              <w:jc w:val="left"/>
              <w:outlineLvl w:val="9"/>
              <w:rPr>
                <w:rtl w:val="0"/>
              </w:rPr>
            </w:pPr>
            <w:r>
              <w:rPr>
                <w:rFonts w:ascii="Aptos Display" w:cs="Aptos Display" w:hAnsi="Aptos Display" w:eastAsia="Aptos Display"/>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Sai</w:t>
            </w:r>
          </w:p>
        </w:tc>
        <w:tc>
          <w:tcPr>
            <w:tcW w:type="dxa" w:w="1922"/>
            <w:tcBorders>
              <w:top w:val="single" w:color="000000" w:sz="12" w:space="0" w:shadow="0" w:frame="0"/>
              <w:left w:val="single" w:color="000000" w:sz="12" w:space="0" w:shadow="0" w:frame="0"/>
              <w:bottom w:val="single" w:color="000000" w:sz="12" w:space="0" w:shadow="0" w:frame="0"/>
              <w:right w:val="single" w:color="000000" w:sz="12"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160" w:line="279" w:lineRule="auto"/>
              <w:ind w:left="0" w:right="0" w:firstLine="0"/>
              <w:jc w:val="left"/>
              <w:outlineLvl w:val="9"/>
              <w:rPr>
                <w:rtl w:val="0"/>
              </w:rPr>
            </w:pPr>
            <w:r>
              <w:rPr>
                <w:rFonts w:ascii="Aptos Display" w:cs="Aptos Display" w:hAnsi="Aptos Display" w:eastAsia="Aptos Display"/>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3D print</w:t>
            </w:r>
          </w:p>
        </w:tc>
        <w:tc>
          <w:tcPr>
            <w:tcW w:type="dxa" w:w="4770"/>
            <w:tcBorders>
              <w:top w:val="single" w:color="000000" w:sz="12" w:space="0" w:shadow="0" w:frame="0"/>
              <w:left w:val="single" w:color="000000" w:sz="12" w:space="0" w:shadow="0" w:frame="0"/>
              <w:bottom w:val="single" w:color="000000" w:sz="12" w:space="0" w:shadow="0" w:frame="0"/>
              <w:right w:val="single" w:color="000000" w:sz="12"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160" w:line="279" w:lineRule="auto"/>
              <w:ind w:left="0" w:right="0" w:firstLine="0"/>
              <w:jc w:val="left"/>
              <w:outlineLvl w:val="9"/>
              <w:rPr>
                <w:rtl w:val="0"/>
              </w:rPr>
            </w:pPr>
            <w:r>
              <w:rPr>
                <w:rFonts w:ascii="Aptos Display" w:cs="Aptos Display" w:hAnsi="Aptos Display" w:eastAsia="Aptos Display"/>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Using template to 3d print, colour sensor with neopixel code</w:t>
            </w:r>
          </w:p>
        </w:tc>
      </w:tr>
    </w:tbl>
    <w:p>
      <w:pPr>
        <w:pStyle w:val="Heading 3"/>
        <w:widowControl w:val="0"/>
        <w:spacing w:before="281" w:after="281" w:line="240" w:lineRule="auto"/>
      </w:pPr>
    </w:p>
    <w:p>
      <w:pPr>
        <w:pStyle w:val="Body"/>
        <w:spacing w:before="240" w:after="240"/>
        <w:rPr>
          <w:rFonts w:ascii="Aptos Display" w:cs="Aptos Display" w:hAnsi="Aptos Display" w:eastAsia="Aptos Display"/>
          <w:i w:val="1"/>
          <w:iCs w:val="1"/>
          <w:outline w:val="0"/>
          <w:color w:val="7f7f7f"/>
          <w:u w:color="7f7f7f"/>
          <w14:textFill>
            <w14:solidFill>
              <w14:srgbClr w14:val="7F7F7F"/>
            </w14:solidFill>
          </w14:textFill>
        </w:rPr>
      </w:pPr>
      <w:r>
        <w:rPr>
          <w:rFonts w:ascii="Aptos Display" w:cs="Aptos Display" w:hAnsi="Aptos Display" w:eastAsia="Aptos Display"/>
          <w:i w:val="1"/>
          <w:iCs w:val="1"/>
          <w:outline w:val="0"/>
          <w:color w:val="7f7f7f"/>
          <w:u w:color="7f7f7f"/>
          <w:rtl w:val="0"/>
          <w:lang w:val="ja-JP" w:eastAsia="ja-JP"/>
          <w14:textFill>
            <w14:solidFill>
              <w14:srgbClr w14:val="7F7F7F"/>
            </w14:solidFill>
          </w14:textFill>
        </w:rPr>
        <w:t xml:space="preserve">👉 </w:t>
      </w:r>
      <w:r>
        <w:rPr>
          <w:rFonts w:ascii="Aptos Display" w:cs="Aptos Display" w:hAnsi="Aptos Display" w:eastAsia="Aptos Display"/>
          <w:i w:val="1"/>
          <w:iCs w:val="1"/>
          <w:outline w:val="0"/>
          <w:color w:val="7f7f7f"/>
          <w:u w:color="7f7f7f"/>
          <w:rtl w:val="0"/>
          <w:lang w:val="en-US"/>
          <w14:textFill>
            <w14:solidFill>
              <w14:srgbClr w14:val="7F7F7F"/>
            </w14:solidFill>
          </w14:textFill>
        </w:rPr>
        <w:t>Clearly define who is responsible for what (software, electronics, documentation, etc.)</w:t>
      </w:r>
    </w:p>
    <w:p>
      <w:pPr>
        <w:pStyle w:val="Body"/>
      </w:pPr>
    </w:p>
    <w:p>
      <w:pPr>
        <w:pStyle w:val="Heading 3"/>
        <w:spacing w:before="281" w:after="281"/>
      </w:pPr>
      <w:r>
        <w:rPr>
          <w:rFonts w:ascii="Aptos Display" w:cs="Aptos Display" w:hAnsi="Aptos Display" w:eastAsia="Aptos Display"/>
          <w:b w:val="1"/>
          <w:bCs w:val="1"/>
          <w:rtl w:val="0"/>
          <w:lang w:val="en-US"/>
        </w:rPr>
        <w:t>3. Project Timeline &amp; Milestones</w:t>
      </w:r>
    </w:p>
    <w:tbl>
      <w:tblPr>
        <w:tblW w:w="94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020"/>
        <w:gridCol w:w="3285"/>
        <w:gridCol w:w="3437"/>
        <w:gridCol w:w="1729"/>
      </w:tblGrid>
      <w:tr>
        <w:tblPrEx>
          <w:shd w:val="clear" w:color="auto" w:fill="cad1d7"/>
        </w:tblPrEx>
        <w:trPr>
          <w:trHeight w:val="310" w:hRule="atLeast"/>
        </w:trPr>
        <w:tc>
          <w:tcPr>
            <w:tcW w:type="dxa" w:w="1020"/>
            <w:tcBorders>
              <w:top w:val="single" w:color="000000" w:sz="12" w:space="0" w:shadow="0" w:frame="0"/>
              <w:left w:val="single" w:color="000000" w:sz="12" w:space="0" w:shadow="0" w:frame="0"/>
              <w:bottom w:val="single" w:color="000000" w:sz="12" w:space="0" w:shadow="0" w:frame="0"/>
              <w:right w:val="single" w:color="000000" w:sz="12" w:space="0" w:shadow="0" w:frame="0"/>
            </w:tcBorders>
            <w:shd w:val="clear" w:color="auto" w:fill="auto"/>
            <w:tcMar>
              <w:top w:type="dxa" w:w="80"/>
              <w:left w:type="dxa" w:w="80"/>
              <w:bottom w:type="dxa" w:w="80"/>
              <w:right w:type="dxa" w:w="80"/>
            </w:tcMar>
            <w:vAlign w:val="center"/>
          </w:tcPr>
          <w:p>
            <w:pPr>
              <w:pStyle w:val="Body"/>
              <w:spacing w:after="0"/>
              <w:jc w:val="center"/>
            </w:pPr>
            <w:r>
              <w:rPr>
                <w:rFonts w:ascii="Aptos Display" w:cs="Aptos Display" w:hAnsi="Aptos Display" w:eastAsia="Aptos Display"/>
                <w:b w:val="1"/>
                <w:bCs w:val="1"/>
                <w:shd w:val="nil" w:color="auto" w:fill="auto"/>
                <w:rtl w:val="0"/>
                <w:lang w:val="en-US"/>
              </w:rPr>
              <w:t>Week</w:t>
            </w:r>
          </w:p>
        </w:tc>
        <w:tc>
          <w:tcPr>
            <w:tcW w:type="dxa" w:w="3285"/>
            <w:tcBorders>
              <w:top w:val="single" w:color="000000" w:sz="12" w:space="0" w:shadow="0" w:frame="0"/>
              <w:left w:val="single" w:color="000000" w:sz="12" w:space="0" w:shadow="0" w:frame="0"/>
              <w:bottom w:val="single" w:color="000000" w:sz="12" w:space="0" w:shadow="0" w:frame="0"/>
              <w:right w:val="single" w:color="000000" w:sz="12" w:space="0" w:shadow="0" w:frame="0"/>
            </w:tcBorders>
            <w:shd w:val="clear" w:color="auto" w:fill="auto"/>
            <w:tcMar>
              <w:top w:type="dxa" w:w="80"/>
              <w:left w:type="dxa" w:w="80"/>
              <w:bottom w:type="dxa" w:w="80"/>
              <w:right w:type="dxa" w:w="80"/>
            </w:tcMar>
            <w:vAlign w:val="center"/>
          </w:tcPr>
          <w:p>
            <w:pPr>
              <w:pStyle w:val="Body"/>
              <w:spacing w:after="0"/>
              <w:jc w:val="center"/>
            </w:pPr>
            <w:r>
              <w:rPr>
                <w:rFonts w:ascii="Aptos Display" w:cs="Aptos Display" w:hAnsi="Aptos Display" w:eastAsia="Aptos Display"/>
                <w:b w:val="1"/>
                <w:bCs w:val="1"/>
                <w:shd w:val="nil" w:color="auto" w:fill="auto"/>
                <w:rtl w:val="0"/>
                <w:lang w:val="en-US"/>
              </w:rPr>
              <w:t>Goals</w:t>
            </w:r>
          </w:p>
        </w:tc>
        <w:tc>
          <w:tcPr>
            <w:tcW w:type="dxa" w:w="3437"/>
            <w:tcBorders>
              <w:top w:val="single" w:color="000000" w:sz="12" w:space="0" w:shadow="0" w:frame="0"/>
              <w:left w:val="single" w:color="000000" w:sz="12" w:space="0" w:shadow="0" w:frame="0"/>
              <w:bottom w:val="single" w:color="000000" w:sz="12" w:space="0" w:shadow="0" w:frame="0"/>
              <w:right w:val="single" w:color="000000" w:sz="12" w:space="0" w:shadow="0" w:frame="0"/>
            </w:tcBorders>
            <w:shd w:val="clear" w:color="auto" w:fill="auto"/>
            <w:tcMar>
              <w:top w:type="dxa" w:w="80"/>
              <w:left w:type="dxa" w:w="80"/>
              <w:bottom w:type="dxa" w:w="80"/>
              <w:right w:type="dxa" w:w="80"/>
            </w:tcMar>
            <w:vAlign w:val="center"/>
          </w:tcPr>
          <w:p>
            <w:pPr>
              <w:pStyle w:val="Body"/>
              <w:spacing w:after="0"/>
              <w:jc w:val="center"/>
            </w:pPr>
            <w:r>
              <w:rPr>
                <w:rFonts w:ascii="Aptos Display" w:cs="Aptos Display" w:hAnsi="Aptos Display" w:eastAsia="Aptos Display"/>
                <w:b w:val="1"/>
                <w:bCs w:val="1"/>
                <w:shd w:val="nil" w:color="auto" w:fill="auto"/>
                <w:rtl w:val="0"/>
                <w:lang w:val="en-US"/>
              </w:rPr>
              <w:t>Deliverables</w:t>
            </w:r>
          </w:p>
        </w:tc>
        <w:tc>
          <w:tcPr>
            <w:tcW w:type="dxa" w:w="1729"/>
            <w:tcBorders>
              <w:top w:val="single" w:color="000000" w:sz="12" w:space="0" w:shadow="0" w:frame="0"/>
              <w:left w:val="single" w:color="000000" w:sz="12" w:space="0" w:shadow="0" w:frame="0"/>
              <w:bottom w:val="single" w:color="000000" w:sz="12" w:space="0" w:shadow="0" w:frame="0"/>
              <w:right w:val="single" w:color="000000" w:sz="12" w:space="0" w:shadow="0" w:frame="0"/>
            </w:tcBorders>
            <w:shd w:val="clear" w:color="auto" w:fill="auto"/>
            <w:tcMar>
              <w:top w:type="dxa" w:w="80"/>
              <w:left w:type="dxa" w:w="80"/>
              <w:bottom w:type="dxa" w:w="80"/>
              <w:right w:type="dxa" w:w="80"/>
            </w:tcMar>
            <w:vAlign w:val="center"/>
          </w:tcPr>
          <w:p>
            <w:pPr>
              <w:pStyle w:val="Body"/>
              <w:spacing w:after="0"/>
              <w:jc w:val="center"/>
            </w:pPr>
            <w:r>
              <w:rPr>
                <w:rFonts w:ascii="Aptos Display" w:cs="Aptos Display" w:hAnsi="Aptos Display" w:eastAsia="Aptos Display"/>
                <w:b w:val="1"/>
                <w:bCs w:val="1"/>
                <w:shd w:val="nil" w:color="auto" w:fill="auto"/>
                <w:rtl w:val="0"/>
                <w:lang w:val="en-US"/>
              </w:rPr>
              <w:t>Status</w:t>
            </w:r>
          </w:p>
        </w:tc>
      </w:tr>
      <w:tr>
        <w:tblPrEx>
          <w:shd w:val="clear" w:color="auto" w:fill="cad1d7"/>
        </w:tblPrEx>
        <w:trPr>
          <w:trHeight w:val="310" w:hRule="atLeast"/>
        </w:trPr>
        <w:tc>
          <w:tcPr>
            <w:tcW w:type="dxa" w:w="1020"/>
            <w:tcBorders>
              <w:top w:val="single" w:color="000000" w:sz="12" w:space="0" w:shadow="0" w:frame="0"/>
              <w:left w:val="single" w:color="000000" w:sz="12" w:space="0" w:shadow="0" w:frame="0"/>
              <w:bottom w:val="single" w:color="000000" w:sz="12" w:space="0" w:shadow="0" w:frame="0"/>
              <w:right w:val="single" w:color="000000" w:sz="12" w:space="0" w:shadow="0" w:frame="0"/>
            </w:tcBorders>
            <w:shd w:val="clear" w:color="auto" w:fill="auto"/>
            <w:tcMar>
              <w:top w:type="dxa" w:w="80"/>
              <w:left w:type="dxa" w:w="80"/>
              <w:bottom w:type="dxa" w:w="80"/>
              <w:right w:type="dxa" w:w="80"/>
            </w:tcMar>
            <w:vAlign w:val="center"/>
          </w:tcPr>
          <w:p>
            <w:pPr>
              <w:pStyle w:val="Body"/>
              <w:spacing w:after="0"/>
            </w:pPr>
            <w:r>
              <w:rPr>
                <w:shd w:val="nil" w:color="auto" w:fill="auto"/>
                <w:rtl w:val="0"/>
                <w:lang w:val="en-US"/>
              </w:rPr>
              <w:t>Week 0</w:t>
            </w:r>
          </w:p>
        </w:tc>
        <w:tc>
          <w:tcPr>
            <w:tcW w:type="dxa" w:w="3285"/>
            <w:tcBorders>
              <w:top w:val="single" w:color="000000" w:sz="12" w:space="0" w:shadow="0" w:frame="0"/>
              <w:left w:val="single" w:color="000000" w:sz="12" w:space="0" w:shadow="0" w:frame="0"/>
              <w:bottom w:val="single" w:color="000000" w:sz="12" w:space="0" w:shadow="0" w:frame="0"/>
              <w:right w:val="single" w:color="000000" w:sz="12"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160" w:line="279" w:lineRule="auto"/>
              <w:ind w:left="0" w:right="0" w:firstLine="0"/>
              <w:jc w:val="left"/>
              <w:outlineLvl w:val="9"/>
              <w:rPr>
                <w:rtl w:val="0"/>
              </w:rPr>
            </w:pPr>
            <w:r>
              <w:rPr>
                <w:rFonts w:ascii="Aptos Display" w:cs="Aptos Display" w:hAnsi="Aptos Display" w:eastAsia="Aptos Display"/>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Ideating</w:t>
            </w:r>
          </w:p>
        </w:tc>
        <w:tc>
          <w:tcPr>
            <w:tcW w:type="dxa" w:w="3437"/>
            <w:tcBorders>
              <w:top w:val="single" w:color="000000" w:sz="12" w:space="0" w:shadow="0" w:frame="0"/>
              <w:left w:val="single" w:color="000000" w:sz="12" w:space="0" w:shadow="0" w:frame="0"/>
              <w:bottom w:val="single" w:color="000000" w:sz="12" w:space="0" w:shadow="0" w:frame="0"/>
              <w:right w:val="single" w:color="000000" w:sz="12"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160" w:line="279" w:lineRule="auto"/>
              <w:ind w:left="0" w:right="0" w:firstLine="0"/>
              <w:jc w:val="left"/>
              <w:outlineLvl w:val="9"/>
              <w:rPr>
                <w:rtl w:val="0"/>
              </w:rPr>
            </w:pPr>
            <w:r>
              <w:rPr>
                <w:rFonts w:ascii="Aptos Display" w:cs="Aptos Display" w:hAnsi="Aptos Display" w:eastAsia="Aptos Display"/>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Finalising idea</w:t>
            </w:r>
          </w:p>
        </w:tc>
        <w:tc>
          <w:tcPr>
            <w:tcW w:type="dxa" w:w="1729"/>
            <w:tcBorders>
              <w:top w:val="single" w:color="000000" w:sz="12" w:space="0" w:shadow="0" w:frame="0"/>
              <w:left w:val="single" w:color="000000" w:sz="12" w:space="0" w:shadow="0" w:frame="0"/>
              <w:bottom w:val="single" w:color="000000" w:sz="12" w:space="0" w:shadow="0" w:frame="0"/>
              <w:right w:val="single" w:color="000000" w:sz="12"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160" w:line="279" w:lineRule="auto"/>
              <w:ind w:left="0" w:right="0" w:firstLine="0"/>
              <w:jc w:val="left"/>
              <w:outlineLvl w:val="9"/>
              <w:rPr>
                <w:rtl w:val="0"/>
              </w:rPr>
            </w:pPr>
            <w:r>
              <w:rPr>
                <w:rFonts w:ascii="Aptos Display" w:cs="Aptos Display" w:hAnsi="Aptos Display" w:eastAsia="Aptos Display"/>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Done</w:t>
            </w:r>
          </w:p>
        </w:tc>
      </w:tr>
      <w:tr>
        <w:tblPrEx>
          <w:shd w:val="clear" w:color="auto" w:fill="cad1d7"/>
        </w:tblPrEx>
        <w:trPr>
          <w:trHeight w:val="310" w:hRule="atLeast"/>
        </w:trPr>
        <w:tc>
          <w:tcPr>
            <w:tcW w:type="dxa" w:w="1020"/>
            <w:tcBorders>
              <w:top w:val="single" w:color="000000" w:sz="12" w:space="0" w:shadow="0" w:frame="0"/>
              <w:left w:val="single" w:color="000000" w:sz="12" w:space="0" w:shadow="0" w:frame="0"/>
              <w:bottom w:val="single" w:color="000000" w:sz="12" w:space="0" w:shadow="0" w:frame="0"/>
              <w:right w:val="single" w:color="000000" w:sz="12"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Week 1</w:t>
            </w:r>
          </w:p>
        </w:tc>
        <w:tc>
          <w:tcPr>
            <w:tcW w:type="dxa" w:w="3285"/>
            <w:tcBorders>
              <w:top w:val="single" w:color="000000" w:sz="12" w:space="0" w:shadow="0" w:frame="0"/>
              <w:left w:val="single" w:color="000000" w:sz="12" w:space="0" w:shadow="0" w:frame="0"/>
              <w:bottom w:val="single" w:color="000000" w:sz="12" w:space="0" w:shadow="0" w:frame="0"/>
              <w:right w:val="single" w:color="000000" w:sz="12"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160" w:line="279" w:lineRule="auto"/>
              <w:ind w:left="0" w:right="0" w:firstLine="0"/>
              <w:jc w:val="left"/>
              <w:outlineLvl w:val="9"/>
              <w:rPr>
                <w:rtl w:val="0"/>
              </w:rPr>
            </w:pPr>
            <w:r>
              <w:rPr>
                <w:rFonts w:ascii="Aptos Display" w:cs="Aptos Display" w:hAnsi="Aptos Display" w:eastAsia="Aptos Display"/>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Basic code and circuit</w:t>
            </w:r>
          </w:p>
        </w:tc>
        <w:tc>
          <w:tcPr>
            <w:tcW w:type="dxa" w:w="3437"/>
            <w:tcBorders>
              <w:top w:val="single" w:color="000000" w:sz="12" w:space="0" w:shadow="0" w:frame="0"/>
              <w:left w:val="single" w:color="000000" w:sz="12" w:space="0" w:shadow="0" w:frame="0"/>
              <w:bottom w:val="single" w:color="000000" w:sz="12" w:space="0" w:shadow="0" w:frame="0"/>
              <w:right w:val="single" w:color="000000" w:sz="12"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160" w:line="279" w:lineRule="auto"/>
              <w:ind w:left="0" w:right="0" w:firstLine="0"/>
              <w:jc w:val="left"/>
              <w:outlineLvl w:val="9"/>
              <w:rPr>
                <w:rtl w:val="0"/>
              </w:rPr>
            </w:pPr>
            <w:r>
              <w:rPr>
                <w:rFonts w:ascii="Aptos Display" w:cs="Aptos Display" w:hAnsi="Aptos Display" w:eastAsia="Aptos Display"/>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Basic code and circuit</w:t>
            </w:r>
          </w:p>
        </w:tc>
        <w:tc>
          <w:tcPr>
            <w:tcW w:type="dxa" w:w="1729"/>
            <w:tcBorders>
              <w:top w:val="single" w:color="000000" w:sz="12" w:space="0" w:shadow="0" w:frame="0"/>
              <w:left w:val="single" w:color="000000" w:sz="12" w:space="0" w:shadow="0" w:frame="0"/>
              <w:bottom w:val="single" w:color="000000" w:sz="12" w:space="0" w:shadow="0" w:frame="0"/>
              <w:right w:val="single" w:color="000000" w:sz="12"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160" w:line="279" w:lineRule="auto"/>
              <w:ind w:left="0" w:right="0" w:firstLine="0"/>
              <w:jc w:val="left"/>
              <w:outlineLvl w:val="9"/>
              <w:rPr>
                <w:rtl w:val="0"/>
              </w:rPr>
            </w:pPr>
            <w:r>
              <w:rPr>
                <w:rFonts w:ascii="Aptos Display" w:cs="Aptos Display" w:hAnsi="Aptos Display" w:eastAsia="Aptos Display"/>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Done</w:t>
            </w:r>
          </w:p>
        </w:tc>
      </w:tr>
      <w:tr>
        <w:tblPrEx>
          <w:shd w:val="clear" w:color="auto" w:fill="cad1d7"/>
        </w:tblPrEx>
        <w:trPr>
          <w:trHeight w:val="636" w:hRule="atLeast"/>
        </w:trPr>
        <w:tc>
          <w:tcPr>
            <w:tcW w:type="dxa" w:w="1020"/>
            <w:tcBorders>
              <w:top w:val="single" w:color="000000" w:sz="12" w:space="0" w:shadow="0" w:frame="0"/>
              <w:left w:val="single" w:color="000000" w:sz="12" w:space="0" w:shadow="0" w:frame="0"/>
              <w:bottom w:val="single" w:color="000000" w:sz="12" w:space="0" w:shadow="0" w:frame="0"/>
              <w:right w:val="single" w:color="000000" w:sz="12"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160" w:line="279" w:lineRule="auto"/>
              <w:ind w:left="0" w:right="0" w:firstLine="0"/>
              <w:jc w:val="left"/>
              <w:outlineLvl w:val="9"/>
              <w:rPr>
                <w:rtl w:val="0"/>
              </w:rPr>
            </w:pPr>
            <w:r>
              <w:rPr>
                <w:rFonts w:ascii="Aptos Display" w:cs="Aptos Display" w:hAnsi="Aptos Display" w:eastAsia="Aptos Display"/>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 xml:space="preserve">Week 2 </w:t>
            </w:r>
          </w:p>
        </w:tc>
        <w:tc>
          <w:tcPr>
            <w:tcW w:type="dxa" w:w="3285"/>
            <w:tcBorders>
              <w:top w:val="single" w:color="000000" w:sz="12" w:space="0" w:shadow="0" w:frame="0"/>
              <w:left w:val="single" w:color="000000" w:sz="12" w:space="0" w:shadow="0" w:frame="0"/>
              <w:bottom w:val="single" w:color="000000" w:sz="12" w:space="0" w:shadow="0" w:frame="0"/>
              <w:right w:val="single" w:color="000000" w:sz="12"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160" w:line="279" w:lineRule="auto"/>
              <w:ind w:left="0" w:right="0" w:firstLine="0"/>
              <w:jc w:val="left"/>
              <w:outlineLvl w:val="9"/>
              <w:rPr>
                <w:rtl w:val="0"/>
              </w:rPr>
            </w:pPr>
            <w:r>
              <w:rPr>
                <w:rFonts w:ascii="Aptos Display" w:cs="Aptos Display" w:hAnsi="Aptos Display" w:eastAsia="Aptos Display"/>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3d model printed</w:t>
            </w:r>
          </w:p>
        </w:tc>
        <w:tc>
          <w:tcPr>
            <w:tcW w:type="dxa" w:w="3437"/>
            <w:tcBorders>
              <w:top w:val="single" w:color="000000" w:sz="12" w:space="0" w:shadow="0" w:frame="0"/>
              <w:left w:val="single" w:color="000000" w:sz="12" w:space="0" w:shadow="0" w:frame="0"/>
              <w:bottom w:val="single" w:color="000000" w:sz="12" w:space="0" w:shadow="0" w:frame="0"/>
              <w:right w:val="single" w:color="000000" w:sz="12"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160" w:line="279" w:lineRule="auto"/>
              <w:ind w:left="0" w:right="0" w:firstLine="0"/>
              <w:jc w:val="left"/>
              <w:outlineLvl w:val="9"/>
              <w:rPr>
                <w:rtl w:val="0"/>
              </w:rPr>
            </w:pPr>
            <w:r>
              <w:rPr>
                <w:rFonts w:ascii="Aptos Display" w:cs="Aptos Display" w:hAnsi="Aptos Display" w:eastAsia="Aptos Display"/>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 xml:space="preserve">Model ready and colour sensor delivered </w:t>
            </w:r>
          </w:p>
        </w:tc>
        <w:tc>
          <w:tcPr>
            <w:tcW w:type="dxa" w:w="1729"/>
            <w:tcBorders>
              <w:top w:val="single" w:color="000000" w:sz="12" w:space="0" w:shadow="0" w:frame="0"/>
              <w:left w:val="single" w:color="000000" w:sz="12" w:space="0" w:shadow="0" w:frame="0"/>
              <w:bottom w:val="single" w:color="000000" w:sz="12" w:space="0" w:shadow="0" w:frame="0"/>
              <w:right w:val="single" w:color="000000" w:sz="12"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160" w:line="279" w:lineRule="auto"/>
              <w:ind w:left="0" w:right="0" w:firstLine="0"/>
              <w:jc w:val="left"/>
              <w:outlineLvl w:val="9"/>
              <w:rPr>
                <w:rtl w:val="0"/>
              </w:rPr>
            </w:pPr>
            <w:r>
              <w:rPr>
                <w:rFonts w:ascii="Aptos Display" w:cs="Aptos Display" w:hAnsi="Aptos Display" w:eastAsia="Aptos Display"/>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Not done</w:t>
            </w:r>
          </w:p>
        </w:tc>
      </w:tr>
      <w:tr>
        <w:tblPrEx>
          <w:shd w:val="clear" w:color="auto" w:fill="cad1d7"/>
        </w:tblPrEx>
        <w:trPr>
          <w:trHeight w:val="961" w:hRule="atLeast"/>
        </w:trPr>
        <w:tc>
          <w:tcPr>
            <w:tcW w:type="dxa" w:w="1020"/>
            <w:tcBorders>
              <w:top w:val="single" w:color="000000" w:sz="12" w:space="0" w:shadow="0" w:frame="0"/>
              <w:left w:val="single" w:color="000000" w:sz="12" w:space="0" w:shadow="0" w:frame="0"/>
              <w:bottom w:val="single" w:color="000000" w:sz="12" w:space="0" w:shadow="0" w:frame="0"/>
              <w:right w:val="single" w:color="000000" w:sz="12"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160" w:line="279" w:lineRule="auto"/>
              <w:ind w:left="0" w:right="0" w:firstLine="0"/>
              <w:jc w:val="left"/>
              <w:outlineLvl w:val="9"/>
              <w:rPr>
                <w:rtl w:val="0"/>
              </w:rPr>
            </w:pPr>
            <w:r>
              <w:rPr>
                <w:rFonts w:ascii="Aptos Display" w:cs="Aptos Display" w:hAnsi="Aptos Display" w:eastAsia="Aptos Display"/>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Week 3</w:t>
            </w:r>
          </w:p>
        </w:tc>
        <w:tc>
          <w:tcPr>
            <w:tcW w:type="dxa" w:w="3285"/>
            <w:tcBorders>
              <w:top w:val="single" w:color="000000" w:sz="12" w:space="0" w:shadow="0" w:frame="0"/>
              <w:left w:val="single" w:color="000000" w:sz="12" w:space="0" w:shadow="0" w:frame="0"/>
              <w:bottom w:val="single" w:color="000000" w:sz="12" w:space="0" w:shadow="0" w:frame="0"/>
              <w:right w:val="single" w:color="000000" w:sz="12"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160" w:line="279" w:lineRule="auto"/>
              <w:ind w:left="0" w:right="0" w:firstLine="0"/>
              <w:jc w:val="left"/>
              <w:outlineLvl w:val="9"/>
              <w:rPr>
                <w:rtl w:val="0"/>
              </w:rPr>
            </w:pPr>
            <w:r>
              <w:rPr>
                <w:rFonts w:ascii="Aptos Display" w:cs="Aptos Display" w:hAnsi="Aptos Display" w:eastAsia="Aptos Display"/>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Combine codes, add colour sensor and assemble everything</w:t>
            </w:r>
          </w:p>
        </w:tc>
        <w:tc>
          <w:tcPr>
            <w:tcW w:type="dxa" w:w="3437"/>
            <w:tcBorders>
              <w:top w:val="single" w:color="000000" w:sz="12" w:space="0" w:shadow="0" w:frame="0"/>
              <w:left w:val="single" w:color="000000" w:sz="12" w:space="0" w:shadow="0" w:frame="0"/>
              <w:bottom w:val="single" w:color="000000" w:sz="12" w:space="0" w:shadow="0" w:frame="0"/>
              <w:right w:val="single" w:color="000000" w:sz="12"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160" w:line="279" w:lineRule="auto"/>
              <w:ind w:left="0" w:right="0" w:firstLine="0"/>
              <w:jc w:val="left"/>
              <w:outlineLvl w:val="9"/>
              <w:rPr>
                <w:rtl w:val="0"/>
              </w:rPr>
            </w:pPr>
            <w:r>
              <w:rPr>
                <w:rFonts w:ascii="Aptos Display" w:cs="Aptos Display" w:hAnsi="Aptos Display" w:eastAsia="Aptos Display"/>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Final working model</w:t>
            </w:r>
          </w:p>
        </w:tc>
        <w:tc>
          <w:tcPr>
            <w:tcW w:type="dxa" w:w="1729"/>
            <w:tcBorders>
              <w:top w:val="single" w:color="000000" w:sz="12" w:space="0" w:shadow="0" w:frame="0"/>
              <w:left w:val="single" w:color="000000" w:sz="12" w:space="0" w:shadow="0" w:frame="0"/>
              <w:bottom w:val="single" w:color="000000" w:sz="12" w:space="0" w:shadow="0" w:frame="0"/>
              <w:right w:val="single" w:color="000000" w:sz="12"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160" w:line="279" w:lineRule="auto"/>
              <w:ind w:left="0" w:right="0" w:firstLine="0"/>
              <w:jc w:val="left"/>
              <w:outlineLvl w:val="9"/>
              <w:rPr>
                <w:rtl w:val="0"/>
              </w:rPr>
            </w:pPr>
            <w:r>
              <w:rPr>
                <w:rFonts w:ascii="Aptos Display" w:cs="Aptos Display" w:hAnsi="Aptos Display" w:eastAsia="Aptos Display"/>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Done</w:t>
            </w:r>
          </w:p>
        </w:tc>
      </w:tr>
    </w:tbl>
    <w:p>
      <w:pPr>
        <w:pStyle w:val="Heading 3"/>
        <w:widowControl w:val="0"/>
        <w:spacing w:before="281" w:after="281" w:line="240" w:lineRule="auto"/>
      </w:pPr>
    </w:p>
    <w:p>
      <w:pPr>
        <w:pStyle w:val="Body"/>
        <w:spacing w:before="240" w:after="240"/>
        <w:rPr>
          <w:rFonts w:ascii="Aptos Display" w:cs="Aptos Display" w:hAnsi="Aptos Display" w:eastAsia="Aptos Display"/>
          <w:i w:val="1"/>
          <w:iCs w:val="1"/>
          <w:outline w:val="0"/>
          <w:color w:val="7f7f7f"/>
          <w:u w:color="7f7f7f"/>
          <w14:textFill>
            <w14:solidFill>
              <w14:srgbClr w14:val="7F7F7F"/>
            </w14:solidFill>
          </w14:textFill>
        </w:rPr>
      </w:pPr>
      <w:r>
        <w:rPr>
          <w:rFonts w:ascii="Aptos Display" w:cs="Aptos Display" w:hAnsi="Aptos Display" w:eastAsia="Aptos Display"/>
          <w:i w:val="1"/>
          <w:iCs w:val="1"/>
          <w:outline w:val="0"/>
          <w:color w:val="7f7f7f"/>
          <w:u w:color="7f7f7f"/>
          <w:rtl w:val="0"/>
          <w:lang w:val="ja-JP" w:eastAsia="ja-JP"/>
          <w14:textFill>
            <w14:solidFill>
              <w14:srgbClr w14:val="7F7F7F"/>
            </w14:solidFill>
          </w14:textFill>
        </w:rPr>
        <w:t xml:space="preserve">👉 </w:t>
      </w:r>
      <w:r>
        <w:rPr>
          <w:rFonts w:ascii="Aptos Display" w:cs="Aptos Display" w:hAnsi="Aptos Display" w:eastAsia="Aptos Display"/>
          <w:i w:val="1"/>
          <w:iCs w:val="1"/>
          <w:outline w:val="0"/>
          <w:color w:val="7f7f7f"/>
          <w:u w:color="7f7f7f"/>
          <w:rtl w:val="0"/>
          <w:lang w:val="en-US"/>
          <w14:textFill>
            <w14:solidFill>
              <w14:srgbClr w14:val="7F7F7F"/>
            </w14:solidFill>
          </w14:textFill>
        </w:rPr>
        <w:t>Break project into weekly achievable goals</w:t>
      </w:r>
    </w:p>
    <w:p>
      <w:pPr>
        <w:pStyle w:val="Body"/>
      </w:pPr>
    </w:p>
    <w:p>
      <w:pPr>
        <w:pStyle w:val="Heading 3"/>
        <w:spacing w:before="281" w:after="281"/>
      </w:pPr>
      <w:r>
        <w:rPr>
          <w:rFonts w:ascii="Aptos Display" w:cs="Aptos Display" w:hAnsi="Aptos Display" w:eastAsia="Aptos Display"/>
          <w:b w:val="1"/>
          <w:bCs w:val="1"/>
          <w:rtl w:val="0"/>
          <w:lang w:val="en-US"/>
        </w:rPr>
        <w:t>4. Weekly Progress Log</w:t>
      </w:r>
    </w:p>
    <w:p>
      <w:pPr>
        <w:pStyle w:val="Body"/>
        <w:spacing w:before="240" w:after="240"/>
        <w:rPr>
          <w:rFonts w:ascii="Aptos Display" w:cs="Aptos Display" w:hAnsi="Aptos Display" w:eastAsia="Aptos Display"/>
          <w:i w:val="1"/>
          <w:iCs w:val="1"/>
          <w:outline w:val="0"/>
          <w:color w:val="7f7f7f"/>
          <w:u w:color="7f7f7f"/>
          <w14:textFill>
            <w14:solidFill>
              <w14:srgbClr w14:val="7F7F7F"/>
            </w14:solidFill>
          </w14:textFill>
        </w:rPr>
      </w:pPr>
      <w:r>
        <w:rPr>
          <w:rFonts w:ascii="Aptos Display" w:cs="Aptos Display" w:hAnsi="Aptos Display" w:eastAsia="Aptos Display"/>
          <w:i w:val="1"/>
          <w:iCs w:val="1"/>
          <w:outline w:val="0"/>
          <w:color w:val="7f7f7f"/>
          <w:u w:color="7f7f7f"/>
          <w:rtl w:val="0"/>
          <w:lang w:val="en-US"/>
          <w14:textFill>
            <w14:solidFill>
              <w14:srgbClr w14:val="7F7F7F"/>
            </w14:solidFill>
          </w14:textFill>
        </w:rPr>
        <w:t>A table for each week:</w:t>
      </w:r>
    </w:p>
    <w:p>
      <w:pPr>
        <w:pStyle w:val="Body"/>
        <w:spacing w:before="240" w:after="240"/>
        <w:rPr>
          <w:rFonts w:ascii="Aptos Display" w:cs="Aptos Display" w:hAnsi="Aptos Display" w:eastAsia="Aptos Display"/>
          <w:b w:val="1"/>
          <w:bCs w:val="1"/>
          <w:i w:val="1"/>
          <w:iCs w:val="1"/>
          <w:outline w:val="0"/>
          <w:color w:val="7f7f7f"/>
          <w:u w:color="7f7f7f"/>
          <w14:textFill>
            <w14:solidFill>
              <w14:srgbClr w14:val="7F7F7F"/>
            </w14:solidFill>
          </w14:textFill>
        </w:rPr>
      </w:pPr>
      <w:r>
        <w:rPr>
          <w:rFonts w:ascii="Aptos Display" w:cs="Aptos Display" w:hAnsi="Aptos Display" w:eastAsia="Aptos Display"/>
          <w:b w:val="1"/>
          <w:bCs w:val="1"/>
          <w:i w:val="1"/>
          <w:iCs w:val="1"/>
          <w:outline w:val="0"/>
          <w:color w:val="7f7f7f"/>
          <w:u w:color="7f7f7f"/>
          <w:rtl w:val="0"/>
          <w:lang w:val="en-US"/>
          <w14:textFill>
            <w14:solidFill>
              <w14:srgbClr w14:val="7F7F7F"/>
            </w14:solidFill>
          </w14:textFill>
        </w:rPr>
        <w:t xml:space="preserve">Week </w:t>
      </w:r>
      <w:ins w:id="3" w:date="2026-04-20T20:59:53Z" w:author="Ishani Mitra">
        <w:r>
          <w:rPr>
            <w:rFonts w:ascii="Aptos Display" w:cs="Aptos Display" w:hAnsi="Aptos Display" w:eastAsia="Aptos Display"/>
            <w:b w:val="1"/>
            <w:bCs w:val="1"/>
            <w:i w:val="1"/>
            <w:iCs w:val="1"/>
            <w:outline w:val="0"/>
            <w:color w:val="7f7f7f"/>
            <w:u w:color="7f7f7f"/>
            <w:rtl w:val="0"/>
            <w:lang w:val="en-US"/>
            <w14:textFill>
              <w14:solidFill>
                <w14:srgbClr w14:val="7F7F7F"/>
              </w14:solidFill>
            </w14:textFill>
          </w:rPr>
          <w:t>0</w:t>
        </w:r>
      </w:ins>
      <w:del w:id="4" w:date="2026-04-20T20:59:52Z" w:author="Ishani Mitra">
        <w:r>
          <w:rPr>
            <w:rFonts w:ascii="Aptos Display" w:cs="Aptos Display" w:hAnsi="Aptos Display" w:eastAsia="Aptos Display"/>
            <w:b w:val="1"/>
            <w:bCs w:val="1"/>
            <w:i w:val="1"/>
            <w:iCs w:val="1"/>
            <w:outline w:val="0"/>
            <w:color w:val="7f7f7f"/>
            <w:u w:color="7f7f7f"/>
            <w:rtl w:val="0"/>
            <w:lang w:val="en-US"/>
            <w14:textFill>
              <w14:solidFill>
                <w14:srgbClr w14:val="7F7F7F"/>
              </w14:solidFill>
            </w14:textFill>
          </w:rPr>
          <w:delText>X</w:delText>
        </w:r>
      </w:del>
    </w:p>
    <w:p>
      <w:pPr>
        <w:pStyle w:val="List Paragraph"/>
        <w:numPr>
          <w:ilvl w:val="0"/>
          <w:numId w:val="4"/>
        </w:numPr>
        <w:bidi w:val="0"/>
        <w:spacing w:after="0"/>
        <w:ind w:right="0"/>
        <w:jc w:val="left"/>
        <w:rPr>
          <w:i w:val="1"/>
          <w:iCs w:val="1"/>
          <w:outline w:val="0"/>
          <w:color w:val="7f7f7f"/>
          <w:rtl w:val="0"/>
          <w:lang w:val="en-US"/>
          <w14:textFill>
            <w14:solidFill>
              <w14:srgbClr w14:val="7F7F7F"/>
            </w14:solidFill>
          </w14:textFill>
        </w:rPr>
      </w:pPr>
      <w:r>
        <w:rPr>
          <w:i w:val="1"/>
          <w:iCs w:val="1"/>
          <w:outline w:val="0"/>
          <w:color w:val="7f7f7f"/>
          <w:u w:color="7f7f7f"/>
          <w:rtl w:val="0"/>
          <w:lang w:val="en-US"/>
          <w14:textFill>
            <w14:solidFill>
              <w14:srgbClr w14:val="7F7F7F"/>
            </w14:solidFill>
          </w14:textFill>
        </w:rPr>
        <w:t xml:space="preserve">Planned Tasks: </w:t>
      </w:r>
      <w:ins w:id="5" w:date="2026-04-20T21:00:17Z" w:author="Ishani Mitra">
        <w:r>
          <w:rPr>
            <w:i w:val="1"/>
            <w:iCs w:val="1"/>
            <w:outline w:val="0"/>
            <w:color w:val="7f7f7f"/>
            <w:u w:color="7f7f7f"/>
            <w:rtl w:val="0"/>
            <w:lang w:val="en-US"/>
            <w14:textFill>
              <w14:solidFill>
                <w14:srgbClr w14:val="7F7F7F"/>
              </w14:solidFill>
            </w14:textFill>
          </w:rPr>
          <w:t>Ideate on our project idea</w:t>
        </w:r>
      </w:ins>
    </w:p>
    <w:p>
      <w:pPr>
        <w:pStyle w:val="List Paragraph"/>
        <w:numPr>
          <w:ilvl w:val="0"/>
          <w:numId w:val="4"/>
        </w:numPr>
        <w:bidi w:val="0"/>
        <w:spacing w:after="0"/>
        <w:ind w:right="0"/>
        <w:jc w:val="left"/>
        <w:rPr>
          <w:i w:val="1"/>
          <w:iCs w:val="1"/>
          <w:outline w:val="0"/>
          <w:color w:val="7f7f7f"/>
          <w:rtl w:val="0"/>
          <w:lang w:val="en-US"/>
          <w14:textFill>
            <w14:solidFill>
              <w14:srgbClr w14:val="7F7F7F"/>
            </w14:solidFill>
          </w14:textFill>
        </w:rPr>
      </w:pPr>
      <w:r>
        <w:rPr>
          <w:i w:val="1"/>
          <w:iCs w:val="1"/>
          <w:outline w:val="0"/>
          <w:color w:val="7f7f7f"/>
          <w:u w:color="7f7f7f"/>
          <w:rtl w:val="0"/>
          <w:lang w:val="en-US"/>
          <w14:textFill>
            <w14:solidFill>
              <w14:srgbClr w14:val="7F7F7F"/>
            </w14:solidFill>
          </w14:textFill>
        </w:rPr>
        <w:t xml:space="preserve">Completed Tasks: </w:t>
      </w:r>
      <w:ins w:id="6" w:date="2026-04-20T21:00:31Z" w:author="Ishani Mitra">
        <w:r>
          <w:rPr>
            <w:i w:val="1"/>
            <w:iCs w:val="1"/>
            <w:outline w:val="0"/>
            <w:color w:val="7f7f7f"/>
            <w:u w:color="7f7f7f"/>
            <w:rtl w:val="0"/>
            <w:lang w:val="en-US"/>
            <w14:textFill>
              <w14:solidFill>
                <w14:srgbClr w14:val="7F7F7F"/>
              </w14:solidFill>
            </w14:textFill>
          </w:rPr>
          <w:t>ideation done, chameleon confirmed</w:t>
        </w:r>
      </w:ins>
    </w:p>
    <w:p>
      <w:pPr>
        <w:pStyle w:val="List Paragraph"/>
        <w:numPr>
          <w:ilvl w:val="0"/>
          <w:numId w:val="4"/>
        </w:numPr>
        <w:bidi w:val="0"/>
        <w:spacing w:after="0"/>
        <w:ind w:right="0"/>
        <w:jc w:val="left"/>
        <w:rPr>
          <w:i w:val="1"/>
          <w:iCs w:val="1"/>
          <w:outline w:val="0"/>
          <w:color w:val="7f7f7f"/>
          <w:rtl w:val="0"/>
          <w:lang w:val="en-US"/>
          <w14:textFill>
            <w14:solidFill>
              <w14:srgbClr w14:val="7F7F7F"/>
            </w14:solidFill>
          </w14:textFill>
        </w:rPr>
      </w:pPr>
      <w:r>
        <w:rPr>
          <w:i w:val="1"/>
          <w:iCs w:val="1"/>
          <w:outline w:val="0"/>
          <w:color w:val="7f7f7f"/>
          <w:u w:color="7f7f7f"/>
          <w:rtl w:val="0"/>
          <w:lang w:val="en-US"/>
          <w14:textFill>
            <w14:solidFill>
              <w14:srgbClr w14:val="7F7F7F"/>
            </w14:solidFill>
          </w14:textFill>
        </w:rPr>
        <w:t xml:space="preserve">Challenges Faced: </w:t>
      </w:r>
      <w:ins w:id="7" w:date="2026-04-20T21:00:53Z" w:author="Ishani Mitra">
        <w:r>
          <w:rPr>
            <w:i w:val="1"/>
            <w:iCs w:val="1"/>
            <w:outline w:val="0"/>
            <w:color w:val="7f7f7f"/>
            <w:u w:color="7f7f7f"/>
            <w:rtl w:val="0"/>
            <w:lang w:val="en-US"/>
            <w14:textFill>
              <w14:solidFill>
                <w14:srgbClr w14:val="7F7F7F"/>
              </w14:solidFill>
            </w14:textFill>
          </w:rPr>
          <w:t>figuring out the movement of the eyes and the body and how to make it interactive</w:t>
        </w:r>
      </w:ins>
    </w:p>
    <w:p>
      <w:pPr>
        <w:pStyle w:val="List Paragraph"/>
        <w:numPr>
          <w:ilvl w:val="0"/>
          <w:numId w:val="4"/>
        </w:numPr>
        <w:bidi w:val="0"/>
        <w:spacing w:after="0"/>
        <w:ind w:right="0"/>
        <w:jc w:val="left"/>
        <w:rPr>
          <w:i w:val="1"/>
          <w:iCs w:val="1"/>
          <w:outline w:val="0"/>
          <w:color w:val="7f7f7f"/>
          <w:rtl w:val="0"/>
          <w:lang w:val="en-US"/>
          <w14:textFill>
            <w14:solidFill>
              <w14:srgbClr w14:val="7F7F7F"/>
            </w14:solidFill>
          </w14:textFill>
        </w:rPr>
      </w:pPr>
      <w:r>
        <w:rPr>
          <w:i w:val="1"/>
          <w:iCs w:val="1"/>
          <w:outline w:val="0"/>
          <w:color w:val="7f7f7f"/>
          <w:u w:color="7f7f7f"/>
          <w:rtl w:val="0"/>
          <w:lang w:val="en-US"/>
          <w14:textFill>
            <w14:solidFill>
              <w14:srgbClr w14:val="7F7F7F"/>
            </w14:solidFill>
          </w14:textFill>
        </w:rPr>
        <w:t xml:space="preserve">Solutions: </w:t>
      </w:r>
      <w:ins w:id="8" w:date="2026-04-20T21:01:18Z" w:author="Ishani Mitra">
        <w:r>
          <w:rPr>
            <w:i w:val="1"/>
            <w:iCs w:val="1"/>
            <w:outline w:val="0"/>
            <w:color w:val="7f7f7f"/>
            <w:u w:color="7f7f7f"/>
            <w:rtl w:val="0"/>
            <w:lang w:val="en-US"/>
            <w14:textFill>
              <w14:solidFill>
                <w14:srgbClr w14:val="7F7F7F"/>
              </w14:solidFill>
            </w14:textFill>
          </w:rPr>
          <w:t>look up joint systems in 3d printing, figuring out what sensors and motors to use</w:t>
        </w:r>
      </w:ins>
    </w:p>
    <w:p>
      <w:pPr>
        <w:pStyle w:val="List Paragraph"/>
        <w:numPr>
          <w:ilvl w:val="0"/>
          <w:numId w:val="4"/>
        </w:numPr>
        <w:bidi w:val="0"/>
        <w:spacing w:after="0"/>
        <w:ind w:right="0"/>
        <w:jc w:val="left"/>
        <w:rPr>
          <w:i w:val="1"/>
          <w:iCs w:val="1"/>
          <w:outline w:val="0"/>
          <w:color w:val="7f7f7f"/>
          <w:rtl w:val="0"/>
          <w:lang w:val="en-US"/>
          <w14:textFill>
            <w14:solidFill>
              <w14:srgbClr w14:val="7F7F7F"/>
            </w14:solidFill>
          </w14:textFill>
        </w:rPr>
      </w:pPr>
      <w:r>
        <w:rPr>
          <w:i w:val="1"/>
          <w:iCs w:val="1"/>
          <w:outline w:val="0"/>
          <w:color w:val="7f7f7f"/>
          <w:u w:color="7f7f7f"/>
          <w:rtl w:val="0"/>
          <w:lang w:val="en-US"/>
          <w14:textFill>
            <w14:solidFill>
              <w14:srgbClr w14:val="7F7F7F"/>
            </w14:solidFill>
          </w14:textFill>
        </w:rPr>
        <w:t xml:space="preserve">Next Steps: </w:t>
      </w:r>
      <w:ins w:id="9" w:date="2026-04-20T21:01:26Z" w:author="Ishani Mitra">
        <w:r>
          <w:rPr>
            <w:i w:val="1"/>
            <w:iCs w:val="1"/>
            <w:outline w:val="0"/>
            <w:color w:val="7f7f7f"/>
            <w:u w:color="7f7f7f"/>
            <w:rtl w:val="0"/>
            <w:lang w:val="en-US"/>
            <w14:textFill>
              <w14:solidFill>
                <w14:srgbClr w14:val="7F7F7F"/>
              </w14:solidFill>
            </w14:textFill>
          </w:rPr>
          <w:t>work distribution</w:t>
        </w:r>
      </w:ins>
    </w:p>
    <w:p>
      <w:pPr>
        <w:pStyle w:val="Body"/>
        <w:spacing w:before="240" w:after="240"/>
        <w:rPr>
          <w:ins w:id="10" w:date="2026-04-20T21:13:00Z" w:author="Ishani Mitra"/>
          <w:rFonts w:ascii="Aptos Display" w:cs="Aptos Display" w:hAnsi="Aptos Display" w:eastAsia="Aptos Display"/>
          <w:i w:val="1"/>
          <w:iCs w:val="1"/>
          <w:outline w:val="0"/>
          <w:color w:val="7f7f7f"/>
          <w:u w:color="7f7f7f"/>
          <w:lang w:val="en-US"/>
          <w14:textFill>
            <w14:solidFill>
              <w14:srgbClr w14:val="7F7F7F"/>
            </w14:solidFill>
          </w14:textFill>
        </w:rPr>
      </w:pPr>
      <w:r>
        <w:rPr>
          <w:rFonts w:ascii="Aptos Display" w:cs="Aptos Display" w:hAnsi="Aptos Display" w:eastAsia="Aptos Display"/>
          <w:i w:val="1"/>
          <w:iCs w:val="1"/>
          <w:outline w:val="0"/>
          <w:color w:val="7f7f7f"/>
          <w:u w:color="7f7f7f"/>
          <w:rtl w:val="0"/>
          <w:lang w:val="ja-JP" w:eastAsia="ja-JP"/>
          <w14:textFill>
            <w14:solidFill>
              <w14:srgbClr w14:val="7F7F7F"/>
            </w14:solidFill>
          </w14:textFill>
        </w:rPr>
        <w:t xml:space="preserve">👉 </w:t>
      </w:r>
      <w:r>
        <w:rPr>
          <w:rFonts w:ascii="Aptos Display" w:cs="Aptos Display" w:hAnsi="Aptos Display" w:eastAsia="Aptos Display"/>
          <w:i w:val="1"/>
          <w:iCs w:val="1"/>
          <w:outline w:val="0"/>
          <w:color w:val="7f7f7f"/>
          <w:u w:color="7f7f7f"/>
          <w:rtl w:val="0"/>
          <w:lang w:val="en-US"/>
          <w14:textFill>
            <w14:solidFill>
              <w14:srgbClr w14:val="7F7F7F"/>
            </w14:solidFill>
          </w14:textFill>
        </w:rPr>
        <w:t>Encourage honesty here</w:t>
      </w:r>
      <w:r>
        <w:rPr>
          <w:rFonts w:ascii="Aptos Display" w:cs="Aptos Display" w:hAnsi="Aptos Display" w:eastAsia="Aptos Display"/>
          <w:i w:val="1"/>
          <w:iCs w:val="1"/>
          <w:outline w:val="0"/>
          <w:color w:val="7f7f7f"/>
          <w:u w:color="7f7f7f"/>
          <w:rtl w:val="0"/>
          <w:lang w:val="en-US"/>
          <w14:textFill>
            <w14:solidFill>
              <w14:srgbClr w14:val="7F7F7F"/>
            </w14:solidFill>
          </w14:textFill>
        </w:rPr>
        <w:t>—</w:t>
      </w:r>
      <w:r>
        <w:rPr>
          <w:rFonts w:ascii="Aptos Display" w:cs="Aptos Display" w:hAnsi="Aptos Display" w:eastAsia="Aptos Display"/>
          <w:i w:val="1"/>
          <w:iCs w:val="1"/>
          <w:outline w:val="0"/>
          <w:color w:val="7f7f7f"/>
          <w:u w:color="7f7f7f"/>
          <w:rtl w:val="0"/>
          <w:lang w:val="en-US"/>
          <w14:textFill>
            <w14:solidFill>
              <w14:srgbClr w14:val="7F7F7F"/>
            </w14:solidFill>
          </w14:textFill>
        </w:rPr>
        <w:t>failures are important learning</w:t>
      </w:r>
    </w:p>
    <w:p>
      <w:pPr>
        <w:pStyle w:val="Body"/>
        <w:spacing w:before="240" w:after="240"/>
        <w:rPr>
          <w:ins w:id="11" w:date="2026-04-20T21:13:00Z" w:author="Ishani Mitra"/>
          <w:rFonts w:ascii="Aptos Display" w:cs="Aptos Display" w:hAnsi="Aptos Display" w:eastAsia="Aptos Display"/>
          <w:i w:val="1"/>
          <w:iCs w:val="1"/>
          <w:outline w:val="0"/>
          <w:color w:val="7f7f7f"/>
          <w:u w:color="7f7f7f"/>
          <w:lang w:val="en-US"/>
          <w14:textFill>
            <w14:solidFill>
              <w14:srgbClr w14:val="7F7F7F"/>
            </w14:solidFill>
          </w14:textFill>
        </w:rPr>
      </w:pPr>
    </w:p>
    <w:p>
      <w:pPr>
        <w:pStyle w:val="Body"/>
        <w:spacing w:before="240" w:after="240"/>
        <w:rPr>
          <w:ins w:id="12" w:date="2026-04-20T21:13:00Z" w:author="Ishani Mitra"/>
          <w:b w:val="1"/>
          <w:bCs w:val="1"/>
          <w:i w:val="1"/>
          <w:iCs w:val="1"/>
          <w:u w:color="7f7f7f"/>
        </w:rPr>
      </w:pPr>
      <w:ins w:id="13" w:date="2026-04-20T21:13:00Z" w:author="Ishani Mitra">
        <w:r>
          <w:rPr>
            <w:b w:val="1"/>
            <w:bCs w:val="1"/>
            <w:i w:val="1"/>
            <w:iCs w:val="1"/>
            <w:u w:color="7f7f7f"/>
            <w:rtl w:val="0"/>
            <w:lang w:val="en-US"/>
          </w:rPr>
          <w:t xml:space="preserve">Week </w:t>
        </w:r>
      </w:ins>
      <w:ins w:id="14" w:date="2026-04-20T21:13:00Z" w:author="Ishani Mitra">
        <w:r>
          <w:rPr>
            <w:b w:val="1"/>
            <w:bCs w:val="1"/>
            <w:i w:val="1"/>
            <w:iCs w:val="1"/>
            <w:u w:color="7f7f7f"/>
            <w:rtl w:val="0"/>
            <w:lang w:val="en-US"/>
          </w:rPr>
          <w:t>1 and Week 2</w:t>
        </w:r>
      </w:ins>
    </w:p>
    <w:p>
      <w:pPr>
        <w:pStyle w:val="List Paragraph"/>
        <w:numPr>
          <w:ilvl w:val="0"/>
          <w:numId w:val="4"/>
        </w:numPr>
        <w:bidi w:val="0"/>
        <w:spacing w:after="0"/>
        <w:ind w:right="0"/>
        <w:jc w:val="left"/>
        <w:rPr>
          <w:i w:val="1"/>
          <w:iCs w:val="1"/>
          <w:outline w:val="0"/>
          <w:color w:val="7f7f7f"/>
          <w:rtl w:val="0"/>
          <w:lang w:val="en-US"/>
          <w14:textFill>
            <w14:solidFill>
              <w14:srgbClr w14:val="7F7F7F"/>
            </w14:solidFill>
          </w14:textFill>
        </w:rPr>
      </w:pPr>
      <w:ins w:id="15" w:date="2026-04-20T21:13:00Z" w:author="Ishani Mitra">
        <w:r>
          <w:rPr>
            <w:i w:val="1"/>
            <w:iCs w:val="1"/>
            <w:outline w:val="0"/>
            <w:color w:val="7f7f7f"/>
            <w:u w:color="7f7f7f"/>
            <w:rtl w:val="0"/>
            <w:lang w:val="en-US"/>
            <w14:textFill>
              <w14:solidFill>
                <w14:srgbClr w14:val="7F7F7F"/>
              </w14:solidFill>
            </w14:textFill>
          </w:rPr>
          <w:t xml:space="preserve">Planned Tasks: </w:t>
        </w:r>
      </w:ins>
      <w:ins w:id="16" w:date="2026-04-20T21:13:00Z" w:author="Ishani Mitra">
        <w:r>
          <w:rPr>
            <w:i w:val="1"/>
            <w:iCs w:val="1"/>
            <w:outline w:val="0"/>
            <w:color w:val="7f7f7f"/>
            <w:u w:color="7f7f7f"/>
            <w:rtl w:val="0"/>
            <w:lang w:val="en-US"/>
            <w14:textFill>
              <w14:solidFill>
                <w14:srgbClr w14:val="7F7F7F"/>
              </w14:solidFill>
            </w14:textFill>
          </w:rPr>
          <w:t>Finish the basic code and circuit</w:t>
        </w:r>
      </w:ins>
    </w:p>
    <w:p>
      <w:pPr>
        <w:pStyle w:val="List Paragraph"/>
        <w:numPr>
          <w:ilvl w:val="0"/>
          <w:numId w:val="4"/>
        </w:numPr>
        <w:bidi w:val="0"/>
        <w:spacing w:after="0"/>
        <w:ind w:right="0"/>
        <w:jc w:val="left"/>
        <w:rPr>
          <w:i w:val="1"/>
          <w:iCs w:val="1"/>
          <w:outline w:val="0"/>
          <w:color w:val="7f7f7f"/>
          <w:rtl w:val="0"/>
          <w:lang w:val="en-US"/>
          <w14:textFill>
            <w14:solidFill>
              <w14:srgbClr w14:val="7F7F7F"/>
            </w14:solidFill>
          </w14:textFill>
        </w:rPr>
      </w:pPr>
      <w:ins w:id="17" w:date="2026-04-20T21:13:00Z" w:author="Ishani Mitra">
        <w:r>
          <w:rPr>
            <w:i w:val="1"/>
            <w:iCs w:val="1"/>
            <w:outline w:val="0"/>
            <w:color w:val="7f7f7f"/>
            <w:u w:color="7f7f7f"/>
            <w:rtl w:val="0"/>
            <w:lang w:val="en-US"/>
            <w14:textFill>
              <w14:solidFill>
                <w14:srgbClr w14:val="7F7F7F"/>
              </w14:solidFill>
            </w14:textFill>
          </w:rPr>
          <w:t xml:space="preserve">Completed Tasks: </w:t>
        </w:r>
      </w:ins>
      <w:ins w:id="18" w:date="2026-04-20T21:13:00Z" w:author="Ishani Mitra">
        <w:r>
          <w:rPr>
            <w:i w:val="1"/>
            <w:iCs w:val="1"/>
            <w:outline w:val="0"/>
            <w:color w:val="7f7f7f"/>
            <w:u w:color="7f7f7f"/>
            <w:rtl w:val="0"/>
            <w:lang w:val="en-US"/>
            <w14:textFill>
              <w14:solidFill>
                <w14:srgbClr w14:val="7F7F7F"/>
              </w14:solidFill>
            </w14:textFill>
          </w:rPr>
          <w:t xml:space="preserve">all done (by ishani and raksha) </w:t>
        </w:r>
      </w:ins>
    </w:p>
    <w:p>
      <w:pPr>
        <w:pStyle w:val="List Paragraph"/>
        <w:numPr>
          <w:ilvl w:val="0"/>
          <w:numId w:val="4"/>
        </w:numPr>
        <w:bidi w:val="0"/>
        <w:spacing w:after="0"/>
        <w:ind w:right="0"/>
        <w:jc w:val="left"/>
        <w:rPr>
          <w:i w:val="1"/>
          <w:iCs w:val="1"/>
          <w:outline w:val="0"/>
          <w:color w:val="7f7f7f"/>
          <w:rtl w:val="0"/>
          <w:lang w:val="en-US"/>
          <w14:textFill>
            <w14:solidFill>
              <w14:srgbClr w14:val="7F7F7F"/>
            </w14:solidFill>
          </w14:textFill>
        </w:rPr>
      </w:pPr>
      <w:ins w:id="19" w:date="2026-04-20T21:13:00Z" w:author="Ishani Mitra">
        <w:r>
          <w:rPr>
            <w:i w:val="1"/>
            <w:iCs w:val="1"/>
            <w:outline w:val="0"/>
            <w:color w:val="7f7f7f"/>
            <w:u w:color="7f7f7f"/>
            <w:rtl w:val="0"/>
            <w:lang w:val="en-US"/>
            <w14:textFill>
              <w14:solidFill>
                <w14:srgbClr w14:val="7F7F7F"/>
              </w14:solidFill>
            </w14:textFill>
          </w:rPr>
          <w:t xml:space="preserve">Challenges Faced: </w:t>
        </w:r>
      </w:ins>
      <w:ins w:id="20" w:date="2026-04-20T21:13:00Z" w:author="Ishani Mitra">
        <w:r>
          <w:rPr>
            <w:i w:val="1"/>
            <w:iCs w:val="1"/>
            <w:outline w:val="0"/>
            <w:color w:val="7f7f7f"/>
            <w:u w:color="7f7f7f"/>
            <w:rtl w:val="0"/>
            <w:lang w:val="en-US"/>
            <w14:textFill>
              <w14:solidFill>
                <w14:srgbClr w14:val="7F7F7F"/>
              </w14:solidFill>
            </w14:textFill>
          </w:rPr>
          <w:t>3d print not being printed on time, it not being hollow to accommodate the sensors and motors inside, lots and time waste because of 3d print not being done, figuring out exact position of the chameleon on the log to fix servos and other components</w:t>
        </w:r>
      </w:ins>
    </w:p>
    <w:p>
      <w:pPr>
        <w:pStyle w:val="List Paragraph"/>
        <w:numPr>
          <w:ilvl w:val="0"/>
          <w:numId w:val="4"/>
        </w:numPr>
        <w:bidi w:val="0"/>
        <w:spacing w:after="0"/>
        <w:ind w:right="0"/>
        <w:jc w:val="left"/>
        <w:rPr>
          <w:i w:val="1"/>
          <w:iCs w:val="1"/>
          <w:outline w:val="0"/>
          <w:color w:val="7f7f7f"/>
          <w:rtl w:val="0"/>
          <w:lang w:val="en-US"/>
          <w14:textFill>
            <w14:solidFill>
              <w14:srgbClr w14:val="7F7F7F"/>
            </w14:solidFill>
          </w14:textFill>
        </w:rPr>
      </w:pPr>
      <w:ins w:id="21" w:date="2026-04-20T21:13:00Z" w:author="Ishani Mitra">
        <w:r>
          <w:rPr>
            <w:i w:val="1"/>
            <w:iCs w:val="1"/>
            <w:outline w:val="0"/>
            <w:color w:val="7f7f7f"/>
            <w:u w:color="7f7f7f"/>
            <w:rtl w:val="0"/>
            <w:lang w:val="en-US"/>
            <w14:textFill>
              <w14:solidFill>
                <w14:srgbClr w14:val="7F7F7F"/>
              </w14:solidFill>
            </w14:textFill>
          </w:rPr>
          <w:t xml:space="preserve">Solutions: </w:t>
        </w:r>
      </w:ins>
      <w:ins w:id="22" w:date="2026-04-20T21:13:00Z" w:author="Ishani Mitra">
        <w:r>
          <w:rPr>
            <w:i w:val="1"/>
            <w:iCs w:val="1"/>
            <w:outline w:val="0"/>
            <w:color w:val="7f7f7f"/>
            <w:u w:color="7f7f7f"/>
            <w:rtl w:val="0"/>
            <w:lang w:val="en-US"/>
            <w14:textFill>
              <w14:solidFill>
                <w14:srgbClr w14:val="7F7F7F"/>
              </w14:solidFill>
            </w14:textFill>
          </w:rPr>
          <w:t>focus on the code and perfecting it</w:t>
        </w:r>
      </w:ins>
    </w:p>
    <w:p>
      <w:pPr>
        <w:pStyle w:val="List Paragraph"/>
        <w:numPr>
          <w:ilvl w:val="0"/>
          <w:numId w:val="4"/>
        </w:numPr>
        <w:bidi w:val="0"/>
        <w:spacing w:after="0"/>
        <w:ind w:right="0"/>
        <w:jc w:val="left"/>
        <w:rPr>
          <w:i w:val="1"/>
          <w:iCs w:val="1"/>
          <w:outline w:val="0"/>
          <w:color w:val="7f7f7f"/>
          <w:rtl w:val="0"/>
          <w:lang w:val="en-US"/>
          <w14:textFill>
            <w14:solidFill>
              <w14:srgbClr w14:val="7F7F7F"/>
            </w14:solidFill>
          </w14:textFill>
        </w:rPr>
      </w:pPr>
      <w:ins w:id="23" w:date="2026-04-20T21:13:00Z" w:author="Ishani Mitra">
        <w:r>
          <w:rPr>
            <w:i w:val="1"/>
            <w:iCs w:val="1"/>
            <w:outline w:val="0"/>
            <w:color w:val="7f7f7f"/>
            <w:u w:color="7f7f7f"/>
            <w:rtl w:val="0"/>
            <w:lang w:val="en-US"/>
            <w14:textFill>
              <w14:solidFill>
                <w14:srgbClr w14:val="7F7F7F"/>
              </w14:solidFill>
            </w14:textFill>
          </w:rPr>
          <w:t xml:space="preserve">Next Steps: </w:t>
        </w:r>
      </w:ins>
      <w:ins w:id="24" w:date="2026-04-20T21:13:00Z" w:author="Ishani Mitra">
        <w:r>
          <w:rPr>
            <w:i w:val="1"/>
            <w:iCs w:val="1"/>
            <w:outline w:val="0"/>
            <w:color w:val="7f7f7f"/>
            <w:u w:color="7f7f7f"/>
            <w:rtl w:val="0"/>
            <w:lang w:val="en-US"/>
            <w14:textFill>
              <w14:solidFill>
                <w14:srgbClr w14:val="7F7F7F"/>
              </w14:solidFill>
            </w14:textFill>
          </w:rPr>
          <w:t>wait for 3d model to move forward</w:t>
        </w:r>
      </w:ins>
    </w:p>
    <w:p>
      <w:pPr>
        <w:pStyle w:val="List Paragraph"/>
        <w:bidi w:val="0"/>
        <w:spacing w:after="0"/>
        <w:ind w:left="0" w:right="0" w:firstLine="0"/>
        <w:jc w:val="left"/>
        <w:rPr>
          <w:ins w:id="25" w:date="2026-04-20T21:13:00Z" w:author="Ishani Mitra"/>
          <w:i w:val="1"/>
          <w:iCs w:val="1"/>
          <w:outline w:val="0"/>
          <w:color w:val="7f7f7f"/>
          <w:u w:color="7f7f7f"/>
          <w:rtl w:val="0"/>
          <w14:textFill>
            <w14:solidFill>
              <w14:srgbClr w14:val="7F7F7F"/>
            </w14:solidFill>
          </w14:textFill>
        </w:rPr>
      </w:pPr>
    </w:p>
    <w:p>
      <w:pPr>
        <w:pStyle w:val="List Paragraph"/>
        <w:bidi w:val="0"/>
        <w:spacing w:after="0"/>
        <w:ind w:left="0" w:right="0" w:firstLine="0"/>
        <w:jc w:val="left"/>
        <w:rPr>
          <w:ins w:id="26" w:date="2026-04-20T21:13:00Z" w:author="Ishani Mitra"/>
          <w:i w:val="1"/>
          <w:iCs w:val="1"/>
          <w:outline w:val="0"/>
          <w:color w:val="7f7f7f"/>
          <w:u w:color="7f7f7f"/>
          <w:rtl w:val="0"/>
          <w14:textFill>
            <w14:solidFill>
              <w14:srgbClr w14:val="7F7F7F"/>
            </w14:solidFill>
          </w14:textFill>
        </w:rPr>
      </w:pPr>
    </w:p>
    <w:p>
      <w:pPr>
        <w:pStyle w:val="List Paragraph"/>
        <w:bidi w:val="0"/>
        <w:spacing w:after="0"/>
        <w:ind w:left="0" w:right="0" w:firstLine="0"/>
        <w:jc w:val="left"/>
        <w:rPr>
          <w:ins w:id="27" w:date="2026-04-20T21:13:00Z" w:author="Ishani Mitra"/>
          <w:i w:val="1"/>
          <w:iCs w:val="1"/>
          <w:outline w:val="0"/>
          <w:color w:val="7f7f7f"/>
          <w:u w:color="7f7f7f"/>
          <w:rtl w:val="0"/>
          <w14:textFill>
            <w14:solidFill>
              <w14:srgbClr w14:val="7F7F7F"/>
            </w14:solidFill>
          </w14:textFill>
        </w:rPr>
      </w:pPr>
    </w:p>
    <w:p>
      <w:pPr>
        <w:pStyle w:val="Body"/>
        <w:spacing w:before="240" w:after="240"/>
        <w:rPr>
          <w:ins w:id="28" w:date="2026-04-20T21:13:00Z" w:author="Ishani Mitra"/>
          <w:rFonts w:ascii="Aptos Display" w:cs="Aptos Display" w:hAnsi="Aptos Display" w:eastAsia="Aptos Display"/>
          <w:b w:val="1"/>
          <w:bCs w:val="1"/>
          <w:i w:val="1"/>
          <w:iCs w:val="1"/>
          <w:outline w:val="0"/>
          <w:color w:val="7f7f7f"/>
          <w:u w:color="7f7f7f"/>
          <w14:textFill>
            <w14:solidFill>
              <w14:srgbClr w14:val="7F7F7F"/>
            </w14:solidFill>
          </w14:textFill>
        </w:rPr>
      </w:pPr>
      <w:ins w:id="29" w:date="2026-04-20T21:13:00Z" w:author="Ishani Mitra">
        <w:r>
          <w:rPr>
            <w:rFonts w:ascii="Aptos Display" w:cs="Aptos Display" w:hAnsi="Aptos Display" w:eastAsia="Aptos Display"/>
            <w:b w:val="1"/>
            <w:bCs w:val="1"/>
            <w:i w:val="1"/>
            <w:iCs w:val="1"/>
            <w:outline w:val="0"/>
            <w:color w:val="7f7f7f"/>
            <w:u w:color="7f7f7f"/>
            <w:rtl w:val="0"/>
            <w:lang w:val="en-US"/>
            <w14:textFill>
              <w14:solidFill>
                <w14:srgbClr w14:val="7F7F7F"/>
              </w14:solidFill>
            </w14:textFill>
          </w:rPr>
          <w:t xml:space="preserve">Week </w:t>
        </w:r>
      </w:ins>
      <w:ins w:id="30" w:date="2026-04-20T21:13:00Z" w:author="Ishani Mitra">
        <w:r>
          <w:rPr>
            <w:rFonts w:ascii="Aptos Display" w:cs="Aptos Display" w:hAnsi="Aptos Display" w:eastAsia="Aptos Display"/>
            <w:b w:val="1"/>
            <w:bCs w:val="1"/>
            <w:i w:val="1"/>
            <w:iCs w:val="1"/>
            <w:outline w:val="0"/>
            <w:color w:val="7f7f7f"/>
            <w:u w:color="7f7f7f"/>
            <w:rtl w:val="0"/>
            <w:lang w:val="en-US"/>
            <w14:textFill>
              <w14:solidFill>
                <w14:srgbClr w14:val="7F7F7F"/>
              </w14:solidFill>
            </w14:textFill>
          </w:rPr>
          <w:t>3</w:t>
        </w:r>
      </w:ins>
    </w:p>
    <w:p>
      <w:pPr>
        <w:pStyle w:val="List Paragraph"/>
        <w:numPr>
          <w:ilvl w:val="0"/>
          <w:numId w:val="4"/>
        </w:numPr>
        <w:bidi w:val="0"/>
        <w:spacing w:after="0"/>
        <w:ind w:right="0"/>
        <w:jc w:val="left"/>
        <w:rPr>
          <w:i w:val="1"/>
          <w:iCs w:val="1"/>
          <w:outline w:val="0"/>
          <w:color w:val="7f7f7f"/>
          <w:rtl w:val="0"/>
          <w:lang w:val="en-US"/>
          <w14:textFill>
            <w14:solidFill>
              <w14:srgbClr w14:val="7F7F7F"/>
            </w14:solidFill>
          </w14:textFill>
        </w:rPr>
      </w:pPr>
      <w:ins w:id="31" w:date="2026-04-20T21:13:00Z" w:author="Ishani Mitra">
        <w:r>
          <w:rPr>
            <w:i w:val="1"/>
            <w:iCs w:val="1"/>
            <w:outline w:val="0"/>
            <w:color w:val="7f7f7f"/>
            <w:u w:color="7f7f7f"/>
            <w:rtl w:val="0"/>
            <w:lang w:val="en-US"/>
            <w14:textFill>
              <w14:solidFill>
                <w14:srgbClr w14:val="7F7F7F"/>
              </w14:solidFill>
            </w14:textFill>
          </w:rPr>
          <w:t>Planned Tasks: Combine codes, add colour sensor and assemble everything</w:t>
        </w:r>
      </w:ins>
    </w:p>
    <w:p>
      <w:pPr>
        <w:pStyle w:val="List Paragraph"/>
        <w:numPr>
          <w:ilvl w:val="0"/>
          <w:numId w:val="4"/>
        </w:numPr>
        <w:bidi w:val="0"/>
        <w:spacing w:after="0"/>
        <w:ind w:right="0"/>
        <w:jc w:val="left"/>
        <w:rPr>
          <w:i w:val="1"/>
          <w:iCs w:val="1"/>
          <w:outline w:val="0"/>
          <w:color w:val="7f7f7f"/>
          <w:rtl w:val="0"/>
          <w:lang w:val="en-US"/>
          <w14:textFill>
            <w14:solidFill>
              <w14:srgbClr w14:val="7F7F7F"/>
            </w14:solidFill>
          </w14:textFill>
        </w:rPr>
      </w:pPr>
      <w:ins w:id="32" w:date="2026-04-20T21:13:00Z" w:author="Ishani Mitra">
        <w:r>
          <w:rPr>
            <w:i w:val="1"/>
            <w:iCs w:val="1"/>
            <w:outline w:val="0"/>
            <w:color w:val="7f7f7f"/>
            <w:u w:color="7f7f7f"/>
            <w:rtl w:val="0"/>
            <w:lang w:val="en-US"/>
            <w14:textFill>
              <w14:solidFill>
                <w14:srgbClr w14:val="7F7F7F"/>
              </w14:solidFill>
            </w14:textFill>
          </w:rPr>
          <w:t xml:space="preserve">Completed Tasks: </w:t>
        </w:r>
      </w:ins>
      <w:ins w:id="33" w:date="2026-04-20T21:13:00Z" w:author="Ishani Mitra">
        <w:r>
          <w:rPr>
            <w:i w:val="1"/>
            <w:iCs w:val="1"/>
            <w:outline w:val="0"/>
            <w:color w:val="7f7f7f"/>
            <w:u w:color="7f7f7f"/>
            <w:rtl w:val="0"/>
            <w:lang w:val="en-US"/>
            <w14:textFill>
              <w14:solidFill>
                <w14:srgbClr w14:val="7F7F7F"/>
              </w14:solidFill>
            </w14:textFill>
          </w:rPr>
          <w:t xml:space="preserve">combined codes, made the model external hardware </w:t>
        </w:r>
      </w:ins>
    </w:p>
    <w:p>
      <w:pPr>
        <w:pStyle w:val="List Paragraph"/>
        <w:numPr>
          <w:ilvl w:val="0"/>
          <w:numId w:val="4"/>
        </w:numPr>
        <w:bidi w:val="0"/>
        <w:spacing w:after="0"/>
        <w:ind w:right="0"/>
        <w:jc w:val="left"/>
        <w:rPr>
          <w:i w:val="1"/>
          <w:iCs w:val="1"/>
          <w:outline w:val="0"/>
          <w:color w:val="7f7f7f"/>
          <w:rtl w:val="0"/>
          <w:lang w:val="en-US"/>
          <w14:textFill>
            <w14:solidFill>
              <w14:srgbClr w14:val="7F7F7F"/>
            </w14:solidFill>
          </w14:textFill>
        </w:rPr>
      </w:pPr>
      <w:ins w:id="34" w:date="2026-04-20T21:13:00Z" w:author="Ishani Mitra">
        <w:r>
          <w:rPr>
            <w:i w:val="1"/>
            <w:iCs w:val="1"/>
            <w:outline w:val="0"/>
            <w:color w:val="7f7f7f"/>
            <w:u w:color="7f7f7f"/>
            <w:rtl w:val="0"/>
            <w:lang w:val="en-US"/>
            <w14:textFill>
              <w14:solidFill>
                <w14:srgbClr w14:val="7F7F7F"/>
              </w14:solidFill>
            </w14:textFill>
          </w:rPr>
          <w:t xml:space="preserve">Challenges Faced: </w:t>
        </w:r>
      </w:ins>
      <w:ins w:id="35" w:date="2026-04-20T21:13:00Z" w:author="Ishani Mitra">
        <w:r>
          <w:rPr>
            <w:i w:val="1"/>
            <w:iCs w:val="1"/>
            <w:outline w:val="0"/>
            <w:color w:val="7f7f7f"/>
            <w:u w:color="7f7f7f"/>
            <w:rtl w:val="0"/>
            <w:lang w:val="en-US"/>
            <w14:textFill>
              <w14:solidFill>
                <w14:srgbClr w14:val="7F7F7F"/>
              </w14:solidFill>
            </w14:textFill>
          </w:rPr>
          <w:t>neopixel not working, servos tweaking, esp32 fried, lots of delay in work, code not working when combined altogether</w:t>
        </w:r>
      </w:ins>
    </w:p>
    <w:p>
      <w:pPr>
        <w:pStyle w:val="List Paragraph"/>
        <w:numPr>
          <w:ilvl w:val="0"/>
          <w:numId w:val="4"/>
        </w:numPr>
        <w:bidi w:val="0"/>
        <w:spacing w:after="0"/>
        <w:ind w:right="0"/>
        <w:jc w:val="left"/>
        <w:rPr>
          <w:i w:val="1"/>
          <w:iCs w:val="1"/>
          <w:outline w:val="0"/>
          <w:color w:val="7f7f7f"/>
          <w:rtl w:val="0"/>
          <w:lang w:val="en-US"/>
          <w14:textFill>
            <w14:solidFill>
              <w14:srgbClr w14:val="7F7F7F"/>
            </w14:solidFill>
          </w14:textFill>
        </w:rPr>
      </w:pPr>
      <w:ins w:id="36" w:date="2026-04-20T21:13:00Z" w:author="Ishani Mitra">
        <w:r>
          <w:rPr>
            <w:i w:val="1"/>
            <w:iCs w:val="1"/>
            <w:outline w:val="0"/>
            <w:color w:val="7f7f7f"/>
            <w:u w:color="7f7f7f"/>
            <w:rtl w:val="0"/>
            <w:lang w:val="en-US"/>
            <w14:textFill>
              <w14:solidFill>
                <w14:srgbClr w14:val="7F7F7F"/>
              </w14:solidFill>
            </w14:textFill>
          </w:rPr>
          <w:t xml:space="preserve">Solutions: </w:t>
        </w:r>
      </w:ins>
      <w:ins w:id="37" w:date="2026-04-20T21:13:00Z" w:author="Ishani Mitra">
        <w:r>
          <w:rPr>
            <w:i w:val="1"/>
            <w:iCs w:val="1"/>
            <w:outline w:val="0"/>
            <w:color w:val="7f7f7f"/>
            <w:u w:color="7f7f7f"/>
            <w:rtl w:val="0"/>
            <w:lang w:val="en-US"/>
            <w14:textFill>
              <w14:solidFill>
                <w14:srgbClr w14:val="7F7F7F"/>
              </w14:solidFill>
            </w14:textFill>
          </w:rPr>
          <w:t>focus on fixing the code and perfecting the model</w:t>
        </w:r>
      </w:ins>
    </w:p>
    <w:p>
      <w:pPr>
        <w:pStyle w:val="List Paragraph"/>
        <w:numPr>
          <w:ilvl w:val="0"/>
          <w:numId w:val="4"/>
        </w:numPr>
        <w:bidi w:val="0"/>
        <w:spacing w:after="0"/>
        <w:ind w:right="0"/>
        <w:jc w:val="left"/>
        <w:rPr>
          <w:i w:val="1"/>
          <w:iCs w:val="1"/>
          <w:outline w:val="0"/>
          <w:color w:val="7f7f7f"/>
          <w:rtl w:val="0"/>
          <w:lang w:val="en-US"/>
          <w14:textFill>
            <w14:solidFill>
              <w14:srgbClr w14:val="7F7F7F"/>
            </w14:solidFill>
          </w14:textFill>
        </w:rPr>
      </w:pPr>
      <w:ins w:id="38" w:date="2026-04-20T21:13:00Z" w:author="Ishani Mitra">
        <w:r>
          <w:rPr>
            <w:i w:val="1"/>
            <w:iCs w:val="1"/>
            <w:outline w:val="0"/>
            <w:color w:val="7f7f7f"/>
            <w:u w:color="7f7f7f"/>
            <w:rtl w:val="0"/>
            <w:lang w:val="en-US"/>
            <w14:textFill>
              <w14:solidFill>
                <w14:srgbClr w14:val="7F7F7F"/>
              </w14:solidFill>
            </w14:textFill>
          </w:rPr>
          <w:t xml:space="preserve">Next Steps: </w:t>
        </w:r>
      </w:ins>
      <w:ins w:id="39" w:date="2026-04-20T21:13:00Z" w:author="Ishani Mitra">
        <w:r>
          <w:rPr>
            <w:i w:val="1"/>
            <w:iCs w:val="1"/>
            <w:outline w:val="0"/>
            <w:color w:val="7f7f7f"/>
            <w:u w:color="7f7f7f"/>
            <w:rtl w:val="0"/>
            <w:lang w:val="en-US"/>
            <w14:textFill>
              <w14:solidFill>
                <w14:srgbClr w14:val="7F7F7F"/>
              </w14:solidFill>
            </w14:textFill>
          </w:rPr>
          <w:t>Be ready for exhibition</w:t>
        </w:r>
      </w:ins>
    </w:p>
    <w:p>
      <w:pPr>
        <w:pStyle w:val="Body"/>
        <w:spacing w:before="240" w:after="240"/>
        <w:rPr>
          <w:ins w:id="40" w:date="2026-04-20T21:13:00Z" w:author="Ishani Mitra"/>
          <w:u w:color="7f7f7f"/>
        </w:rPr>
      </w:pPr>
    </w:p>
    <w:p>
      <w:pPr>
        <w:pStyle w:val="Body"/>
        <w:spacing w:before="240" w:after="240"/>
      </w:pPr>
      <w:r>
        <w:rPr>
          <w:rFonts w:ascii="Aptos Display" w:cs="Aptos Display" w:hAnsi="Aptos Display" w:eastAsia="Aptos Display"/>
          <w:i w:val="1"/>
          <w:iCs w:val="1"/>
          <w:outline w:val="0"/>
          <w:color w:val="7f7f7f"/>
          <w:u w:color="7f7f7f"/>
          <w14:textFill>
            <w14:solidFill>
              <w14:srgbClr w14:val="7F7F7F"/>
            </w14:solidFill>
          </w14:textFill>
        </w:rPr>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Display">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360" w:after="80" w:line="279" w:lineRule="auto"/>
      <w:ind w:left="0" w:right="0" w:firstLine="0"/>
      <w:jc w:val="left"/>
      <w:outlineLvl w:val="0"/>
    </w:pPr>
    <w:rPr>
      <w:rFonts w:ascii="Aptos Display" w:cs="Aptos Display" w:hAnsi="Aptos Display" w:eastAsia="Aptos Display"/>
      <w:b w:val="0"/>
      <w:bCs w:val="0"/>
      <w:i w:val="0"/>
      <w:iCs w:val="0"/>
      <w:caps w:val="0"/>
      <w:smallCaps w:val="0"/>
      <w:strike w:val="0"/>
      <w:dstrike w:val="0"/>
      <w:outline w:val="0"/>
      <w:color w:val="0f4761"/>
      <w:spacing w:val="0"/>
      <w:kern w:val="0"/>
      <w:position w:val="0"/>
      <w:sz w:val="40"/>
      <w:szCs w:val="40"/>
      <w:u w:val="none" w:color="0f4761"/>
      <w:shd w:val="nil" w:color="auto" w:fill="auto"/>
      <w:vertAlign w:val="baseline"/>
      <w:lang w:val="en-US"/>
      <w14:textOutline>
        <w14:noFill/>
      </w14:textOutline>
      <w14:textFill>
        <w14:solidFill>
          <w14:srgbClr w14:val="0F4761"/>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79" w:lineRule="auto"/>
      <w:ind w:left="0" w:right="0" w:firstLine="0"/>
      <w:jc w:val="left"/>
      <w:outlineLvl w:val="9"/>
    </w:pPr>
    <w:rPr>
      <w:rFonts w:ascii="Aptos Display" w:cs="Aptos Display" w:hAnsi="Aptos Display" w:eastAsia="Aptos Display"/>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Heading 3">
    <w:name w:val="Heading 3"/>
    <w:next w:val="Body"/>
    <w:pPr>
      <w:keepNext w:val="1"/>
      <w:keepLines w:val="1"/>
      <w:pageBreakBefore w:val="0"/>
      <w:widowControl w:val="1"/>
      <w:shd w:val="clear" w:color="auto" w:fill="auto"/>
      <w:suppressAutoHyphens w:val="0"/>
      <w:bidi w:val="0"/>
      <w:spacing w:before="160" w:after="80" w:line="279" w:lineRule="auto"/>
      <w:ind w:left="0" w:right="0" w:firstLine="0"/>
      <w:jc w:val="left"/>
      <w:outlineLvl w:val="2"/>
    </w:pPr>
    <w:rPr>
      <w:rFonts w:ascii="Aptos Display" w:cs="Aptos Display" w:hAnsi="Aptos Display" w:eastAsia="Aptos Display"/>
      <w:b w:val="0"/>
      <w:bCs w:val="0"/>
      <w:i w:val="0"/>
      <w:iCs w:val="0"/>
      <w:caps w:val="0"/>
      <w:smallCaps w:val="0"/>
      <w:strike w:val="0"/>
      <w:dstrike w:val="0"/>
      <w:outline w:val="0"/>
      <w:color w:val="0f4761"/>
      <w:spacing w:val="0"/>
      <w:kern w:val="0"/>
      <w:position w:val="0"/>
      <w:sz w:val="28"/>
      <w:szCs w:val="28"/>
      <w:u w:val="none" w:color="0f4761"/>
      <w:shd w:val="nil" w:color="auto" w:fill="auto"/>
      <w:vertAlign w:val="baseline"/>
      <w:lang w:val="en-US"/>
      <w14:textOutline>
        <w14:noFill/>
      </w14:textOutline>
      <w14:textFill>
        <w14:solidFill>
          <w14:srgbClr w14:val="0F4761"/>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79" w:lineRule="auto"/>
      <w:ind w:left="720" w:right="0" w:firstLine="0"/>
      <w:jc w:val="left"/>
      <w:outlineLvl w:val="9"/>
    </w:pPr>
    <w:rPr>
      <w:rFonts w:ascii="Aptos Display" w:cs="Aptos Display" w:hAnsi="Aptos Display" w:eastAsia="Aptos Display"/>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Display"/>
            <a:ea typeface="Aptos Display"/>
            <a:cs typeface="Aptos Display"/>
            <a:sym typeface="Aptos Display"/>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Display"/>
            <a:ea typeface="Aptos Display"/>
            <a:cs typeface="Aptos Display"/>
            <a:sym typeface="Aptos Display"/>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